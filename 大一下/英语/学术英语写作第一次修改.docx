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4659AE" w14:textId="7FC7B988" w:rsidR="00993891" w:rsidRPr="00993891" w:rsidRDefault="008A3AE0" w:rsidP="005938FF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 xml:space="preserve">Project </w:t>
      </w:r>
    </w:p>
    <w:p w14:paraId="2419B532" w14:textId="77777777" w:rsidR="005938FF" w:rsidRPr="005938FF" w:rsidRDefault="00993891" w:rsidP="005938FF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5938FF">
        <w:rPr>
          <w:rFonts w:ascii="Times New Roman" w:hAnsi="Times New Roman" w:cs="Times New Roman"/>
          <w:sz w:val="24"/>
          <w:szCs w:val="28"/>
        </w:rPr>
        <w:t>Please attach the photo of the essay you wrote in class here.</w:t>
      </w:r>
      <w:r w:rsidR="005938FF" w:rsidRPr="005938FF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65EB3742" w14:textId="2951042B" w:rsidR="00993891" w:rsidRPr="005938FF" w:rsidRDefault="005938FF" w:rsidP="005938F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5938FF">
        <w:rPr>
          <w:noProof/>
        </w:rPr>
        <w:drawing>
          <wp:inline distT="0" distB="0" distL="0" distR="0" wp14:anchorId="1FDBE8EA" wp14:editId="7837DD96">
            <wp:extent cx="5274310" cy="3319463"/>
            <wp:effectExtent l="0" t="0" r="2540" b="0"/>
            <wp:docPr id="399095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49" b="43250"/>
                    <a:stretch/>
                  </pic:blipFill>
                  <pic:spPr bwMode="auto">
                    <a:xfrm>
                      <a:off x="0" y="0"/>
                      <a:ext cx="5274310" cy="3319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B7540" w14:textId="373338F4" w:rsidR="005938FF" w:rsidRPr="005938FF" w:rsidRDefault="00993891" w:rsidP="005938FF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5938FF">
        <w:rPr>
          <w:rFonts w:ascii="Times New Roman" w:hAnsi="Times New Roman" w:cs="Times New Roman"/>
          <w:sz w:val="24"/>
          <w:szCs w:val="28"/>
        </w:rPr>
        <w:t>Please attach the photo of the revised essay you completed in class.</w:t>
      </w:r>
    </w:p>
    <w:p w14:paraId="29853265" w14:textId="6DA54D82" w:rsidR="005938FF" w:rsidRPr="005938FF" w:rsidRDefault="005938FF" w:rsidP="005938FF">
      <w:pPr>
        <w:pStyle w:val="a9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8"/>
        </w:rPr>
      </w:pPr>
      <w:r w:rsidRPr="005938FF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537A75EB" wp14:editId="3103C20B">
            <wp:extent cx="5274310" cy="2014537"/>
            <wp:effectExtent l="0" t="0" r="2540" b="5080"/>
            <wp:docPr id="13931454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67" b="34510"/>
                    <a:stretch/>
                  </pic:blipFill>
                  <pic:spPr bwMode="auto">
                    <a:xfrm>
                      <a:off x="0" y="0"/>
                      <a:ext cx="5274310" cy="2014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671D4" w14:textId="312C1375" w:rsidR="00993891" w:rsidRPr="00993891" w:rsidRDefault="00993891" w:rsidP="005938FF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 xml:space="preserve">3. </w:t>
      </w:r>
      <w:r w:rsidRPr="00993891">
        <w:rPr>
          <w:rFonts w:ascii="Times New Roman" w:hAnsi="Times New Roman" w:cs="Times New Roman"/>
          <w:sz w:val="24"/>
          <w:szCs w:val="28"/>
        </w:rPr>
        <w:t>Please transcribe the text from photo 2, and apply the modifications shown in photo 2 using track changes mode.</w:t>
      </w:r>
    </w:p>
    <w:p w14:paraId="512990A8" w14:textId="7B9F9347" w:rsidR="00993891" w:rsidRDefault="00993891" w:rsidP="005938FF">
      <w:pPr>
        <w:spacing w:line="360" w:lineRule="auto"/>
        <w:ind w:leftChars="100" w:left="210"/>
        <w:rPr>
          <w:rFonts w:ascii="Times New Roman" w:hAnsi="Times New Roman" w:cs="Times New Roman"/>
          <w:sz w:val="24"/>
          <w:szCs w:val="28"/>
        </w:rPr>
      </w:pPr>
      <w:r w:rsidRPr="00993891">
        <w:rPr>
          <w:rFonts w:ascii="Times New Roman" w:hAnsi="Times New Roman" w:cs="Times New Roman"/>
          <w:sz w:val="24"/>
          <w:szCs w:val="28"/>
        </w:rPr>
        <w:t xml:space="preserve">Please include reflections on each modification made using track changes mode. Your reflections should encompass the rationale behind each modification and an evaluation of </w:t>
      </w:r>
      <w:r>
        <w:rPr>
          <w:rFonts w:ascii="Times New Roman" w:hAnsi="Times New Roman" w:cs="Times New Roman" w:hint="eastAsia"/>
          <w:sz w:val="24"/>
          <w:szCs w:val="28"/>
        </w:rPr>
        <w:t>each of the modification</w:t>
      </w:r>
      <w:r w:rsidRPr="00993891">
        <w:rPr>
          <w:rFonts w:ascii="Times New Roman" w:hAnsi="Times New Roman" w:cs="Times New Roman"/>
          <w:sz w:val="24"/>
          <w:szCs w:val="28"/>
        </w:rPr>
        <w:t>.</w:t>
      </w:r>
    </w:p>
    <w:p w14:paraId="55D6C3AB" w14:textId="77777777" w:rsidR="00F44186" w:rsidRDefault="00F44186" w:rsidP="005938FF">
      <w:pPr>
        <w:spacing w:line="360" w:lineRule="auto"/>
        <w:ind w:leftChars="100" w:left="210"/>
        <w:rPr>
          <w:rFonts w:ascii="Times New Roman" w:hAnsi="Times New Roman" w:cs="Times New Roman"/>
          <w:sz w:val="24"/>
          <w:szCs w:val="28"/>
        </w:rPr>
      </w:pPr>
    </w:p>
    <w:p w14:paraId="28C2B304" w14:textId="01BB321D" w:rsidR="005938FF" w:rsidRPr="00AA1D3D" w:rsidRDefault="005938FF" w:rsidP="00C837FD">
      <w:pPr>
        <w:pStyle w:val="pf0"/>
        <w:rPr>
          <w:rFonts w:ascii="Arial" w:hAnsi="Arial" w:cs="Arial"/>
          <w:sz w:val="20"/>
          <w:szCs w:val="20"/>
        </w:rPr>
      </w:pPr>
      <w:r w:rsidRPr="005938FF">
        <w:rPr>
          <w:rFonts w:ascii="Times New Roman" w:hAnsi="Times New Roman" w:cs="Times New Roman" w:hint="eastAsia"/>
          <w:szCs w:val="28"/>
        </w:rPr>
        <w:t xml:space="preserve">In my </w:t>
      </w:r>
      <w:commentRangeStart w:id="0"/>
      <w:r w:rsidRPr="00AA1D3D">
        <w:rPr>
          <w:rFonts w:ascii="Times New Roman" w:hAnsi="Times New Roman" w:cs="Times New Roman" w:hint="eastAsia"/>
          <w:strike/>
          <w:color w:val="FF0000"/>
          <w:szCs w:val="28"/>
        </w:rPr>
        <w:t>opinion</w:t>
      </w:r>
      <w:commentRangeEnd w:id="0"/>
      <w:r w:rsidR="00553C7B" w:rsidRPr="00AA1D3D">
        <w:rPr>
          <w:rStyle w:val="a4"/>
          <w:strike/>
          <w:color w:val="FF0000"/>
        </w:rPr>
        <w:commentReference w:id="0"/>
      </w:r>
      <w:r w:rsidR="00AA1D3D" w:rsidRPr="00AA1D3D">
        <w:rPr>
          <w:rStyle w:val="a3"/>
          <w:rFonts w:cs="Arial"/>
        </w:rPr>
        <w:t xml:space="preserve"> </w:t>
      </w:r>
      <w:r w:rsidR="00AA1D3D" w:rsidRPr="00AA1D3D">
        <w:rPr>
          <w:rFonts w:ascii="Times New Roman" w:eastAsiaTheme="minorEastAsia" w:hAnsi="Times New Roman" w:cs="Times New Roman"/>
          <w:color w:val="FF0000"/>
          <w:szCs w:val="28"/>
        </w:rPr>
        <w:t>perspective</w:t>
      </w:r>
      <w:r w:rsidRPr="005938FF">
        <w:rPr>
          <w:rFonts w:ascii="Times New Roman" w:hAnsi="Times New Roman" w:cs="Times New Roman" w:hint="eastAsia"/>
          <w:szCs w:val="28"/>
        </w:rPr>
        <w:t xml:space="preserve">, </w:t>
      </w:r>
      <w:commentRangeStart w:id="1"/>
      <w:r w:rsidRPr="00AA1D3D">
        <w:rPr>
          <w:rFonts w:ascii="Times New Roman" w:hAnsi="Times New Roman" w:cs="Times New Roman" w:hint="eastAsia"/>
          <w:strike/>
          <w:color w:val="FF0000"/>
          <w:szCs w:val="28"/>
        </w:rPr>
        <w:t xml:space="preserve">AI-assisted tools </w:t>
      </w:r>
      <w:proofErr w:type="gramStart"/>
      <w:r w:rsidRPr="00AA1D3D">
        <w:rPr>
          <w:rFonts w:ascii="Times New Roman" w:hAnsi="Times New Roman" w:cs="Times New Roman" w:hint="eastAsia"/>
          <w:strike/>
          <w:color w:val="FF0000"/>
          <w:szCs w:val="28"/>
        </w:rPr>
        <w:t>is</w:t>
      </w:r>
      <w:proofErr w:type="gramEnd"/>
      <w:r w:rsidRPr="00AA1D3D">
        <w:rPr>
          <w:rFonts w:ascii="Times New Roman" w:hAnsi="Times New Roman" w:cs="Times New Roman" w:hint="eastAsia"/>
          <w:strike/>
          <w:color w:val="FF0000"/>
          <w:szCs w:val="28"/>
        </w:rPr>
        <w:t xml:space="preserve"> only advantageous</w:t>
      </w:r>
      <w:commentRangeEnd w:id="1"/>
      <w:r w:rsidR="00757279" w:rsidRPr="00AA1D3D">
        <w:rPr>
          <w:rStyle w:val="a4"/>
          <w:strike/>
          <w:color w:val="FF0000"/>
        </w:rPr>
        <w:commentReference w:id="1"/>
      </w:r>
      <w:r w:rsidR="00AA1D3D" w:rsidRPr="00AA1D3D">
        <w:rPr>
          <w:rFonts w:ascii="Times New Roman" w:hAnsi="Times New Roman" w:cs="Times New Roman" w:hint="eastAsia"/>
          <w:color w:val="FF0000"/>
          <w:szCs w:val="28"/>
        </w:rPr>
        <w:t xml:space="preserve"> </w:t>
      </w:r>
      <w:r w:rsidR="00AA1D3D" w:rsidRPr="00AA1D3D">
        <w:rPr>
          <w:rFonts w:ascii="Times New Roman" w:hAnsi="Times New Roman" w:cs="Times New Roman"/>
          <w:color w:val="FF0000"/>
          <w:szCs w:val="28"/>
        </w:rPr>
        <w:t>The use of AI-assisted tools can prove advantageous</w:t>
      </w:r>
      <w:r w:rsidRPr="00AA1D3D">
        <w:rPr>
          <w:rFonts w:ascii="Times New Roman" w:hAnsi="Times New Roman" w:cs="Times New Roman" w:hint="eastAsia"/>
          <w:color w:val="FF0000"/>
          <w:szCs w:val="28"/>
        </w:rPr>
        <w:t xml:space="preserve"> </w:t>
      </w:r>
      <w:r w:rsidRPr="005938FF">
        <w:rPr>
          <w:rFonts w:ascii="Times New Roman" w:hAnsi="Times New Roman" w:cs="Times New Roman" w:hint="eastAsia"/>
          <w:szCs w:val="28"/>
        </w:rPr>
        <w:t>when you use it critically</w:t>
      </w:r>
      <w:commentRangeStart w:id="2"/>
      <w:r w:rsidRPr="0064003E">
        <w:rPr>
          <w:rFonts w:ascii="Times New Roman" w:hAnsi="Times New Roman" w:cs="Times New Roman" w:hint="eastAsia"/>
          <w:strike/>
          <w:color w:val="FF0000"/>
          <w:szCs w:val="28"/>
        </w:rPr>
        <w:t>. This</w:t>
      </w:r>
      <w:commentRangeEnd w:id="2"/>
      <w:r w:rsidR="00914745" w:rsidRPr="0064003E">
        <w:rPr>
          <w:rStyle w:val="a4"/>
          <w:strike/>
          <w:color w:val="FF0000"/>
        </w:rPr>
        <w:commentReference w:id="2"/>
      </w:r>
      <w:r w:rsidRPr="005938FF">
        <w:rPr>
          <w:rFonts w:ascii="Times New Roman" w:hAnsi="Times New Roman" w:cs="Times New Roman" w:hint="eastAsia"/>
          <w:szCs w:val="28"/>
        </w:rPr>
        <w:t xml:space="preserve"> </w:t>
      </w:r>
      <w:r w:rsidR="0064003E" w:rsidRPr="0064003E">
        <w:rPr>
          <w:rFonts w:ascii="Times New Roman" w:hAnsi="Times New Roman" w:cs="Times New Roman"/>
          <w:color w:val="FF0000"/>
          <w:szCs w:val="28"/>
        </w:rPr>
        <w:t>, which</w:t>
      </w:r>
      <w:r w:rsidR="0064003E">
        <w:rPr>
          <w:rFonts w:ascii="Times New Roman" w:hAnsi="Times New Roman" w:cs="Times New Roman" w:hint="eastAsia"/>
          <w:szCs w:val="28"/>
        </w:rPr>
        <w:t xml:space="preserve"> </w:t>
      </w:r>
      <w:r w:rsidRPr="005938FF">
        <w:rPr>
          <w:rFonts w:ascii="Times New Roman" w:hAnsi="Times New Roman" w:cs="Times New Roman" w:hint="eastAsia"/>
          <w:szCs w:val="28"/>
        </w:rPr>
        <w:t xml:space="preserve">means </w:t>
      </w:r>
      <w:r w:rsidRPr="005938FF">
        <w:rPr>
          <w:rFonts w:ascii="Times New Roman" w:hAnsi="Times New Roman" w:cs="Times New Roman" w:hint="eastAsia"/>
          <w:szCs w:val="28"/>
        </w:rPr>
        <w:lastRenderedPageBreak/>
        <w:t xml:space="preserve">that </w:t>
      </w:r>
      <w:commentRangeStart w:id="3"/>
      <w:r w:rsidRPr="0064003E">
        <w:rPr>
          <w:rFonts w:ascii="Times New Roman" w:hAnsi="Times New Roman" w:cs="Times New Roman" w:hint="eastAsia"/>
          <w:strike/>
          <w:color w:val="FF0000"/>
          <w:szCs w:val="28"/>
        </w:rPr>
        <w:t>you should not fully rely</w:t>
      </w:r>
      <w:commentRangeEnd w:id="3"/>
      <w:r w:rsidR="009F55B1" w:rsidRPr="0064003E">
        <w:rPr>
          <w:rStyle w:val="a4"/>
          <w:strike/>
          <w:color w:val="FF0000"/>
        </w:rPr>
        <w:commentReference w:id="3"/>
      </w:r>
      <w:r w:rsidRPr="005938FF">
        <w:rPr>
          <w:rFonts w:ascii="Times New Roman" w:hAnsi="Times New Roman" w:cs="Times New Roman" w:hint="eastAsia"/>
          <w:szCs w:val="28"/>
        </w:rPr>
        <w:t xml:space="preserve"> </w:t>
      </w:r>
      <w:r w:rsidR="0064003E">
        <w:rPr>
          <w:rFonts w:ascii="Times New Roman" w:hAnsi="Times New Roman" w:cs="Times New Roman" w:hint="eastAsia"/>
          <w:color w:val="FF0000"/>
          <w:szCs w:val="28"/>
        </w:rPr>
        <w:t>i</w:t>
      </w:r>
      <w:r w:rsidR="0064003E" w:rsidRPr="0064003E">
        <w:rPr>
          <w:rFonts w:ascii="Times New Roman" w:hAnsi="Times New Roman" w:cs="Times New Roman"/>
          <w:color w:val="FF0000"/>
          <w:szCs w:val="28"/>
        </w:rPr>
        <w:t>t is imperative not to rely entirely</w:t>
      </w:r>
      <w:r w:rsidR="0064003E">
        <w:rPr>
          <w:rStyle w:val="cf01"/>
          <w:rFonts w:cs="Arial" w:hint="default"/>
        </w:rPr>
        <w:t xml:space="preserve"> </w:t>
      </w:r>
      <w:r w:rsidRPr="005938FF">
        <w:rPr>
          <w:rFonts w:ascii="Times New Roman" w:hAnsi="Times New Roman" w:cs="Times New Roman" w:hint="eastAsia"/>
          <w:szCs w:val="28"/>
        </w:rPr>
        <w:t>on AI</w:t>
      </w:r>
      <w:r w:rsidRPr="0064003E">
        <w:rPr>
          <w:rFonts w:ascii="Times New Roman" w:hAnsi="Times New Roman" w:cs="Times New Roman" w:hint="eastAsia"/>
          <w:strike/>
          <w:color w:val="FF0000"/>
          <w:szCs w:val="28"/>
        </w:rPr>
        <w:t xml:space="preserve"> </w:t>
      </w:r>
      <w:commentRangeStart w:id="4"/>
      <w:r w:rsidRPr="0064003E">
        <w:rPr>
          <w:rFonts w:ascii="Times New Roman" w:hAnsi="Times New Roman" w:cs="Times New Roman" w:hint="eastAsia"/>
          <w:strike/>
          <w:color w:val="FF0000"/>
          <w:szCs w:val="28"/>
        </w:rPr>
        <w:t>to write academic English</w:t>
      </w:r>
      <w:commentRangeEnd w:id="4"/>
      <w:r w:rsidR="000562B2" w:rsidRPr="0064003E">
        <w:rPr>
          <w:rStyle w:val="a4"/>
          <w:strike/>
          <w:color w:val="FF0000"/>
        </w:rPr>
        <w:commentReference w:id="4"/>
      </w:r>
      <w:r w:rsidR="0064003E">
        <w:rPr>
          <w:rFonts w:ascii="Times New Roman" w:hAnsi="Times New Roman" w:cs="Times New Roman" w:hint="eastAsia"/>
          <w:strike/>
          <w:color w:val="FF0000"/>
          <w:szCs w:val="28"/>
        </w:rPr>
        <w:t xml:space="preserve"> </w:t>
      </w:r>
      <w:r w:rsidR="0064003E" w:rsidRPr="0064003E">
        <w:rPr>
          <w:rFonts w:ascii="Times New Roman" w:hAnsi="Times New Roman" w:cs="Times New Roman"/>
          <w:color w:val="FF0000"/>
          <w:szCs w:val="28"/>
        </w:rPr>
        <w:t>f</w:t>
      </w:r>
      <w:r w:rsidR="0064003E" w:rsidRPr="0064003E">
        <w:rPr>
          <w:rFonts w:ascii="Times New Roman" w:hAnsi="Times New Roman" w:cs="Times New Roman"/>
          <w:color w:val="FF0000"/>
          <w:szCs w:val="28"/>
        </w:rPr>
        <w:t>or the composition of academic English</w:t>
      </w:r>
      <w:r w:rsidRPr="0064003E">
        <w:rPr>
          <w:rFonts w:ascii="Times New Roman" w:hAnsi="Times New Roman" w:cs="Times New Roman" w:hint="eastAsia"/>
          <w:strike/>
          <w:color w:val="FF0000"/>
          <w:szCs w:val="28"/>
        </w:rPr>
        <w:t xml:space="preserve">, </w:t>
      </w:r>
      <w:commentRangeStart w:id="5"/>
      <w:r w:rsidRPr="0064003E">
        <w:rPr>
          <w:rFonts w:ascii="Times New Roman" w:hAnsi="Times New Roman" w:cs="Times New Roman" w:hint="eastAsia"/>
          <w:strike/>
          <w:color w:val="FF0000"/>
          <w:szCs w:val="28"/>
        </w:rPr>
        <w:t xml:space="preserve">instead, AI should be an advisor and </w:t>
      </w:r>
      <w:proofErr w:type="gramStart"/>
      <w:r w:rsidRPr="0064003E">
        <w:rPr>
          <w:rFonts w:ascii="Times New Roman" w:hAnsi="Times New Roman" w:cs="Times New Roman" w:hint="eastAsia"/>
          <w:strike/>
          <w:color w:val="FF0000"/>
          <w:szCs w:val="28"/>
        </w:rPr>
        <w:t>enlightener</w:t>
      </w:r>
      <w:r w:rsidR="0064003E" w:rsidRPr="0064003E">
        <w:rPr>
          <w:rFonts w:ascii="Times New Roman" w:hAnsi="Times New Roman" w:cs="Times New Roman" w:hint="eastAsia"/>
          <w:color w:val="FF0000"/>
          <w:szCs w:val="28"/>
        </w:rPr>
        <w:t xml:space="preserve"> </w:t>
      </w:r>
      <w:r w:rsidR="0064003E" w:rsidRPr="0064003E">
        <w:rPr>
          <w:rFonts w:ascii="Times New Roman" w:hAnsi="Times New Roman" w:cs="Times New Roman"/>
          <w:color w:val="FF0000"/>
          <w:szCs w:val="28"/>
        </w:rPr>
        <w:t>;</w:t>
      </w:r>
      <w:proofErr w:type="gramEnd"/>
      <w:r w:rsidR="0064003E" w:rsidRPr="0064003E">
        <w:rPr>
          <w:rFonts w:ascii="Times New Roman" w:hAnsi="Times New Roman" w:cs="Times New Roman"/>
          <w:color w:val="FF0000"/>
          <w:szCs w:val="28"/>
        </w:rPr>
        <w:t xml:space="preserve"> instead, use AI as an advisor and a source of insight.</w:t>
      </w:r>
      <w:r w:rsidR="0064003E" w:rsidRPr="0064003E">
        <w:rPr>
          <w:rFonts w:ascii="Microsoft YaHei UI" w:eastAsia="Microsoft YaHei UI" w:hAnsi="Microsoft YaHei UI" w:cs="Arial"/>
          <w:sz w:val="18"/>
          <w:szCs w:val="18"/>
        </w:rPr>
        <w:t xml:space="preserve"> </w:t>
      </w:r>
      <w:commentRangeEnd w:id="5"/>
      <w:r w:rsidR="00454718">
        <w:rPr>
          <w:rStyle w:val="a4"/>
        </w:rPr>
        <w:commentReference w:id="5"/>
      </w:r>
      <w:r w:rsidRPr="005938FF">
        <w:rPr>
          <w:rFonts w:ascii="Times New Roman" w:hAnsi="Times New Roman" w:cs="Times New Roman" w:hint="eastAsia"/>
          <w:szCs w:val="28"/>
        </w:rPr>
        <w:t xml:space="preserve"> </w:t>
      </w:r>
      <w:r w:rsidRPr="005938FF">
        <w:rPr>
          <w:rFonts w:ascii="Times New Roman" w:hAnsi="Times New Roman" w:cs="Times New Roman"/>
          <w:szCs w:val="28"/>
        </w:rPr>
        <w:t>F</w:t>
      </w:r>
      <w:r w:rsidRPr="005938FF">
        <w:rPr>
          <w:rFonts w:ascii="Times New Roman" w:hAnsi="Times New Roman" w:cs="Times New Roman" w:hint="eastAsia"/>
          <w:szCs w:val="28"/>
        </w:rPr>
        <w:t xml:space="preserve">or </w:t>
      </w:r>
      <w:commentRangeStart w:id="6"/>
      <w:proofErr w:type="gramStart"/>
      <w:r w:rsidRPr="0064003E">
        <w:rPr>
          <w:rFonts w:ascii="Times New Roman" w:hAnsi="Times New Roman" w:cs="Times New Roman" w:hint="eastAsia"/>
          <w:strike/>
          <w:color w:val="FF0000"/>
          <w:szCs w:val="28"/>
        </w:rPr>
        <w:t>example</w:t>
      </w:r>
      <w:commentRangeEnd w:id="6"/>
      <w:proofErr w:type="gramEnd"/>
      <w:r w:rsidR="00002B45" w:rsidRPr="0064003E">
        <w:rPr>
          <w:rStyle w:val="a4"/>
          <w:strike/>
          <w:color w:val="FF0000"/>
        </w:rPr>
        <w:commentReference w:id="6"/>
      </w:r>
      <w:r w:rsidR="0064003E">
        <w:rPr>
          <w:rFonts w:ascii="Times New Roman" w:hAnsi="Times New Roman" w:cs="Times New Roman" w:hint="eastAsia"/>
          <w:szCs w:val="28"/>
        </w:rPr>
        <w:t xml:space="preserve"> i</w:t>
      </w:r>
      <w:r w:rsidR="0064003E" w:rsidRPr="0064003E">
        <w:rPr>
          <w:rFonts w:ascii="Times New Roman" w:hAnsi="Times New Roman" w:cs="Times New Roman"/>
          <w:color w:val="FF0000"/>
          <w:szCs w:val="28"/>
        </w:rPr>
        <w:t>nstance</w:t>
      </w:r>
      <w:r w:rsidRPr="005938FF">
        <w:rPr>
          <w:rFonts w:ascii="Times New Roman" w:hAnsi="Times New Roman" w:cs="Times New Roman" w:hint="eastAsia"/>
          <w:szCs w:val="28"/>
        </w:rPr>
        <w:t>, even if you</w:t>
      </w:r>
      <w:r w:rsidRPr="0064003E">
        <w:rPr>
          <w:rFonts w:ascii="Times New Roman" w:hAnsi="Times New Roman" w:cs="Times New Roman" w:hint="eastAsia"/>
          <w:strike/>
          <w:color w:val="FF0000"/>
          <w:szCs w:val="28"/>
        </w:rPr>
        <w:t xml:space="preserve"> </w:t>
      </w:r>
      <w:commentRangeStart w:id="7"/>
      <w:r w:rsidRPr="0064003E">
        <w:rPr>
          <w:rFonts w:ascii="Times New Roman" w:hAnsi="Times New Roman" w:cs="Times New Roman" w:hint="eastAsia"/>
          <w:strike/>
          <w:color w:val="FF0000"/>
          <w:szCs w:val="28"/>
        </w:rPr>
        <w:t>have no idea how to write</w:t>
      </w:r>
      <w:commentRangeEnd w:id="7"/>
      <w:r w:rsidR="007E263F" w:rsidRPr="0064003E">
        <w:rPr>
          <w:rStyle w:val="a4"/>
          <w:strike/>
          <w:color w:val="FF0000"/>
        </w:rPr>
        <w:commentReference w:id="7"/>
      </w:r>
      <w:r w:rsidRPr="005938FF">
        <w:rPr>
          <w:rFonts w:ascii="Times New Roman" w:hAnsi="Times New Roman" w:cs="Times New Roman" w:hint="eastAsia"/>
          <w:szCs w:val="28"/>
        </w:rPr>
        <w:t xml:space="preserve"> </w:t>
      </w:r>
      <w:r w:rsidR="0064003E" w:rsidRPr="0064003E">
        <w:rPr>
          <w:rFonts w:ascii="Times New Roman" w:hAnsi="Times New Roman" w:cs="Times New Roman"/>
          <w:color w:val="FF0000"/>
          <w:szCs w:val="28"/>
        </w:rPr>
        <w:t>h</w:t>
      </w:r>
      <w:r w:rsidR="0064003E" w:rsidRPr="0064003E">
        <w:rPr>
          <w:rFonts w:ascii="Times New Roman" w:hAnsi="Times New Roman" w:cs="Times New Roman"/>
          <w:color w:val="FF0000"/>
          <w:szCs w:val="28"/>
        </w:rPr>
        <w:t>ave difficulty writing</w:t>
      </w:r>
      <w:r w:rsidR="0064003E">
        <w:rPr>
          <w:rFonts w:ascii="Times New Roman" w:hAnsi="Times New Roman" w:cs="Times New Roman" w:hint="eastAsia"/>
          <w:color w:val="FF0000"/>
          <w:szCs w:val="28"/>
        </w:rPr>
        <w:t xml:space="preserve"> </w:t>
      </w:r>
      <w:r w:rsidRPr="005938FF">
        <w:rPr>
          <w:rFonts w:ascii="Times New Roman" w:hAnsi="Times New Roman" w:cs="Times New Roman" w:hint="eastAsia"/>
          <w:szCs w:val="28"/>
        </w:rPr>
        <w:t xml:space="preserve">an academic English phrase, </w:t>
      </w:r>
      <w:commentRangeStart w:id="8"/>
      <w:r w:rsidRPr="0064003E">
        <w:rPr>
          <w:rFonts w:ascii="Times New Roman" w:hAnsi="Times New Roman" w:cs="Times New Roman" w:hint="eastAsia"/>
          <w:strike/>
          <w:color w:val="FF0000"/>
          <w:szCs w:val="28"/>
        </w:rPr>
        <w:t>it</w:t>
      </w:r>
      <w:r w:rsidRPr="0064003E">
        <w:rPr>
          <w:rFonts w:ascii="Times New Roman" w:hAnsi="Times New Roman" w:cs="Times New Roman"/>
          <w:strike/>
          <w:color w:val="FF0000"/>
          <w:szCs w:val="28"/>
        </w:rPr>
        <w:t>’</w:t>
      </w:r>
      <w:r w:rsidRPr="0064003E">
        <w:rPr>
          <w:rFonts w:ascii="Times New Roman" w:hAnsi="Times New Roman" w:cs="Times New Roman" w:hint="eastAsia"/>
          <w:strike/>
          <w:color w:val="FF0000"/>
          <w:szCs w:val="28"/>
        </w:rPr>
        <w:t>s</w:t>
      </w:r>
      <w:commentRangeEnd w:id="8"/>
      <w:r w:rsidR="00974F79" w:rsidRPr="0064003E">
        <w:rPr>
          <w:rStyle w:val="a4"/>
          <w:strike/>
          <w:color w:val="FF0000"/>
        </w:rPr>
        <w:commentReference w:id="8"/>
      </w:r>
      <w:r w:rsidRPr="0064003E">
        <w:rPr>
          <w:rFonts w:ascii="Times New Roman" w:hAnsi="Times New Roman" w:cs="Times New Roman" w:hint="eastAsia"/>
          <w:color w:val="FF0000"/>
          <w:szCs w:val="28"/>
        </w:rPr>
        <w:t xml:space="preserve"> </w:t>
      </w:r>
      <w:r w:rsidR="0064003E" w:rsidRPr="0064003E">
        <w:rPr>
          <w:rFonts w:ascii="Times New Roman" w:hAnsi="Times New Roman" w:cs="Times New Roman" w:hint="eastAsia"/>
          <w:color w:val="FF0000"/>
          <w:szCs w:val="28"/>
        </w:rPr>
        <w:t>i</w:t>
      </w:r>
      <w:r w:rsidR="0064003E" w:rsidRPr="0064003E">
        <w:rPr>
          <w:rFonts w:ascii="Times New Roman" w:hAnsi="Times New Roman" w:cs="Times New Roman"/>
          <w:color w:val="FF0000"/>
          <w:szCs w:val="28"/>
        </w:rPr>
        <w:t>t is</w:t>
      </w:r>
      <w:r w:rsidR="0064003E">
        <w:rPr>
          <w:rStyle w:val="cf01"/>
          <w:rFonts w:cs="Arial" w:hint="default"/>
        </w:rPr>
        <w:t xml:space="preserve"> </w:t>
      </w:r>
      <w:r w:rsidRPr="005938FF">
        <w:rPr>
          <w:rFonts w:ascii="Times New Roman" w:hAnsi="Times New Roman" w:cs="Times New Roman" w:hint="eastAsia"/>
          <w:szCs w:val="28"/>
        </w:rPr>
        <w:t xml:space="preserve">better to first </w:t>
      </w:r>
      <w:commentRangeStart w:id="9"/>
      <w:r w:rsidRPr="0064003E">
        <w:rPr>
          <w:rFonts w:ascii="Times New Roman" w:hAnsi="Times New Roman" w:cs="Times New Roman" w:hint="eastAsia"/>
          <w:strike/>
          <w:color w:val="FF0000"/>
          <w:szCs w:val="28"/>
        </w:rPr>
        <w:t>try to write</w:t>
      </w:r>
      <w:commentRangeEnd w:id="9"/>
      <w:r w:rsidR="00031176" w:rsidRPr="0064003E">
        <w:rPr>
          <w:rStyle w:val="a4"/>
          <w:strike/>
          <w:color w:val="FF0000"/>
        </w:rPr>
        <w:commentReference w:id="9"/>
      </w:r>
      <w:r w:rsidRPr="005938FF">
        <w:rPr>
          <w:rFonts w:ascii="Times New Roman" w:hAnsi="Times New Roman" w:cs="Times New Roman" w:hint="eastAsia"/>
          <w:szCs w:val="28"/>
        </w:rPr>
        <w:t xml:space="preserve"> </w:t>
      </w:r>
      <w:r w:rsidR="0064003E" w:rsidRPr="0064003E">
        <w:rPr>
          <w:rFonts w:ascii="Times New Roman" w:hAnsi="Times New Roman" w:cs="Times New Roman"/>
          <w:color w:val="FF0000"/>
          <w:szCs w:val="28"/>
        </w:rPr>
        <w:t>t</w:t>
      </w:r>
      <w:r w:rsidR="0064003E" w:rsidRPr="0064003E">
        <w:rPr>
          <w:rFonts w:ascii="Times New Roman" w:hAnsi="Times New Roman" w:cs="Times New Roman"/>
          <w:color w:val="FF0000"/>
          <w:szCs w:val="28"/>
        </w:rPr>
        <w:t>ry writing</w:t>
      </w:r>
      <w:r w:rsidR="0064003E">
        <w:rPr>
          <w:rStyle w:val="cf01"/>
          <w:rFonts w:cs="Arial" w:hint="default"/>
        </w:rPr>
        <w:t xml:space="preserve"> </w:t>
      </w:r>
      <w:r w:rsidRPr="005938FF">
        <w:rPr>
          <w:rFonts w:ascii="Times New Roman" w:hAnsi="Times New Roman" w:cs="Times New Roman" w:hint="eastAsia"/>
          <w:szCs w:val="28"/>
        </w:rPr>
        <w:t xml:space="preserve">it </w:t>
      </w:r>
      <w:commentRangeStart w:id="10"/>
      <w:r w:rsidRPr="0064003E">
        <w:rPr>
          <w:rFonts w:ascii="Times New Roman" w:hAnsi="Times New Roman" w:cs="Times New Roman" w:hint="eastAsia"/>
          <w:strike/>
          <w:color w:val="FF0000"/>
          <w:szCs w:val="28"/>
        </w:rPr>
        <w:t>by yourself</w:t>
      </w:r>
      <w:commentRangeEnd w:id="10"/>
      <w:r w:rsidR="006B6615" w:rsidRPr="0064003E">
        <w:rPr>
          <w:rStyle w:val="a4"/>
          <w:strike/>
          <w:color w:val="FF0000"/>
        </w:rPr>
        <w:commentReference w:id="10"/>
      </w:r>
      <w:r w:rsidRPr="005938FF">
        <w:rPr>
          <w:rFonts w:ascii="Times New Roman" w:hAnsi="Times New Roman" w:cs="Times New Roman" w:hint="eastAsia"/>
          <w:szCs w:val="28"/>
        </w:rPr>
        <w:t xml:space="preserve"> </w:t>
      </w:r>
      <w:r w:rsidR="0064003E" w:rsidRPr="00986261">
        <w:rPr>
          <w:rFonts w:ascii="Times New Roman" w:hAnsi="Times New Roman" w:cs="Times New Roman"/>
          <w:color w:val="FF0000"/>
          <w:szCs w:val="28"/>
        </w:rPr>
        <w:t>i</w:t>
      </w:r>
      <w:r w:rsidR="0064003E" w:rsidRPr="00986261">
        <w:rPr>
          <w:rFonts w:ascii="Times New Roman" w:hAnsi="Times New Roman" w:cs="Times New Roman"/>
          <w:color w:val="FF0000"/>
          <w:szCs w:val="28"/>
        </w:rPr>
        <w:t>ndependently,</w:t>
      </w:r>
      <w:r w:rsidR="0064003E" w:rsidRPr="00986261">
        <w:rPr>
          <w:rFonts w:ascii="Times New Roman" w:hAnsi="Times New Roman" w:cs="Times New Roman"/>
          <w:color w:val="FF0000"/>
          <w:szCs w:val="28"/>
        </w:rPr>
        <w:t xml:space="preserve"> </w:t>
      </w:r>
      <w:r w:rsidRPr="005938FF">
        <w:rPr>
          <w:rFonts w:ascii="Times New Roman" w:hAnsi="Times New Roman" w:cs="Times New Roman" w:hint="eastAsia"/>
          <w:szCs w:val="28"/>
        </w:rPr>
        <w:t xml:space="preserve">and then </w:t>
      </w:r>
      <w:commentRangeStart w:id="11"/>
      <w:r w:rsidRPr="00C837FD">
        <w:rPr>
          <w:rFonts w:ascii="Times New Roman" w:hAnsi="Times New Roman" w:cs="Times New Roman" w:hint="eastAsia"/>
          <w:strike/>
          <w:color w:val="FF0000"/>
          <w:szCs w:val="28"/>
        </w:rPr>
        <w:t>to</w:t>
      </w:r>
      <w:commentRangeEnd w:id="11"/>
      <w:r w:rsidR="00044786" w:rsidRPr="00C837FD">
        <w:rPr>
          <w:rStyle w:val="a4"/>
          <w:color w:val="FF0000"/>
        </w:rPr>
        <w:commentReference w:id="11"/>
      </w:r>
      <w:r w:rsidRPr="005938FF">
        <w:rPr>
          <w:rFonts w:ascii="Times New Roman" w:hAnsi="Times New Roman" w:cs="Times New Roman" w:hint="eastAsia"/>
          <w:szCs w:val="28"/>
        </w:rPr>
        <w:t xml:space="preserve"> ask AI to revise your words.</w:t>
      </w:r>
      <w:commentRangeStart w:id="12"/>
      <w:r w:rsidRPr="005938FF">
        <w:rPr>
          <w:rFonts w:ascii="Times New Roman" w:hAnsi="Times New Roman" w:cs="Times New Roman" w:hint="eastAsia"/>
          <w:szCs w:val="28"/>
        </w:rPr>
        <w:t xml:space="preserve"> </w:t>
      </w:r>
      <w:commentRangeEnd w:id="12"/>
      <w:r w:rsidR="00E06AA9">
        <w:rPr>
          <w:rStyle w:val="a4"/>
        </w:rPr>
        <w:commentReference w:id="12"/>
      </w:r>
      <w:r w:rsidR="00C837FD" w:rsidRPr="00C837FD">
        <w:rPr>
          <w:rFonts w:ascii="Times New Roman" w:hAnsi="Times New Roman" w:cs="Times New Roman"/>
          <w:color w:val="FF0000"/>
          <w:szCs w:val="28"/>
        </w:rPr>
        <w:t>After that, you can</w:t>
      </w:r>
      <w:r w:rsidR="00C837FD">
        <w:rPr>
          <w:rFonts w:ascii="Arial" w:hAnsi="Arial" w:cs="Arial" w:hint="eastAsia"/>
          <w:sz w:val="20"/>
          <w:szCs w:val="20"/>
        </w:rPr>
        <w:t xml:space="preserve"> </w:t>
      </w:r>
      <w:proofErr w:type="spellStart"/>
      <w:r w:rsidRPr="00C837FD">
        <w:rPr>
          <w:rFonts w:ascii="Times New Roman" w:hAnsi="Times New Roman" w:cs="Times New Roman" w:hint="eastAsia"/>
          <w:strike/>
          <w:color w:val="FF0000"/>
          <w:szCs w:val="28"/>
        </w:rPr>
        <w:t>C</w:t>
      </w:r>
      <w:r w:rsidR="00C837FD" w:rsidRPr="00C837FD">
        <w:rPr>
          <w:rFonts w:ascii="Times New Roman" w:hAnsi="Times New Roman" w:cs="Times New Roman" w:hint="eastAsia"/>
          <w:color w:val="FF0000"/>
          <w:szCs w:val="28"/>
        </w:rPr>
        <w:t>c</w:t>
      </w:r>
      <w:r w:rsidRPr="005938FF">
        <w:rPr>
          <w:rFonts w:ascii="Times New Roman" w:hAnsi="Times New Roman" w:cs="Times New Roman" w:hint="eastAsia"/>
          <w:szCs w:val="28"/>
        </w:rPr>
        <w:t>ompare</w:t>
      </w:r>
      <w:proofErr w:type="spellEnd"/>
      <w:r w:rsidRPr="005938FF">
        <w:rPr>
          <w:rFonts w:ascii="Times New Roman" w:hAnsi="Times New Roman" w:cs="Times New Roman" w:hint="eastAsia"/>
          <w:szCs w:val="28"/>
        </w:rPr>
        <w:t xml:space="preserve"> the AI-generated work with your own work to find out your mistakes and how to correct them. </w:t>
      </w:r>
      <w:commentRangeStart w:id="13"/>
      <w:r w:rsidRPr="007B2A1C">
        <w:rPr>
          <w:rFonts w:ascii="Times New Roman" w:hAnsi="Times New Roman" w:cs="Times New Roman" w:hint="eastAsia"/>
          <w:strike/>
          <w:color w:val="FF0000"/>
          <w:szCs w:val="28"/>
        </w:rPr>
        <w:t xml:space="preserve">Please also remember </w:t>
      </w:r>
      <w:commentRangeEnd w:id="13"/>
      <w:r w:rsidR="00E4374F">
        <w:rPr>
          <w:rStyle w:val="a4"/>
          <w:rFonts w:asciiTheme="minorHAnsi" w:eastAsiaTheme="minorEastAsia" w:hAnsiTheme="minorHAnsi" w:cstheme="minorBidi"/>
          <w:kern w:val="2"/>
          <w14:ligatures w14:val="standardContextual"/>
        </w:rPr>
        <w:commentReference w:id="13"/>
      </w:r>
      <w:r w:rsidR="007B2A1C" w:rsidRPr="007B2A1C">
        <w:rPr>
          <w:rFonts w:ascii="Times New Roman" w:hAnsi="Times New Roman" w:cs="Times New Roman" w:hint="eastAsia"/>
          <w:color w:val="FF0000"/>
          <w:szCs w:val="28"/>
        </w:rPr>
        <w:t>It is also essential to bear in mind</w:t>
      </w:r>
      <w:r w:rsidR="007B2A1C">
        <w:rPr>
          <w:rFonts w:ascii="Times New Roman" w:hAnsi="Times New Roman" w:cs="Times New Roman" w:hint="eastAsia"/>
          <w:szCs w:val="28"/>
        </w:rPr>
        <w:t xml:space="preserve"> </w:t>
      </w:r>
      <w:r w:rsidRPr="005938FF">
        <w:rPr>
          <w:rFonts w:ascii="Times New Roman" w:hAnsi="Times New Roman" w:cs="Times New Roman" w:hint="eastAsia"/>
          <w:szCs w:val="28"/>
        </w:rPr>
        <w:t xml:space="preserve">that AI is not always right. </w:t>
      </w:r>
      <w:commentRangeStart w:id="14"/>
      <w:r w:rsidRPr="00E4374F">
        <w:rPr>
          <w:rFonts w:ascii="Times New Roman" w:hAnsi="Times New Roman" w:cs="Times New Roman" w:hint="eastAsia"/>
          <w:strike/>
          <w:color w:val="FF0000"/>
          <w:szCs w:val="28"/>
        </w:rPr>
        <w:t>If you do not treat</w:t>
      </w:r>
      <w:commentRangeEnd w:id="14"/>
      <w:r w:rsidR="00E4374F">
        <w:rPr>
          <w:rStyle w:val="a4"/>
          <w:rFonts w:asciiTheme="minorHAnsi" w:eastAsiaTheme="minorEastAsia" w:hAnsiTheme="minorHAnsi" w:cstheme="minorBidi"/>
          <w:kern w:val="2"/>
          <w14:ligatures w14:val="standardContextual"/>
        </w:rPr>
        <w:commentReference w:id="14"/>
      </w:r>
      <w:r w:rsidR="007C3518">
        <w:rPr>
          <w:rFonts w:ascii="Times New Roman" w:hAnsi="Times New Roman" w:cs="Times New Roman" w:hint="eastAsia"/>
          <w:strike/>
          <w:color w:val="FF0000"/>
          <w:szCs w:val="28"/>
        </w:rPr>
        <w:t xml:space="preserve"> </w:t>
      </w:r>
      <w:r w:rsidR="007C3518" w:rsidRPr="007C3518">
        <w:rPr>
          <w:rFonts w:ascii="Times New Roman" w:hAnsi="Times New Roman" w:cs="Times New Roman" w:hint="eastAsia"/>
          <w:color w:val="FF0000"/>
          <w:szCs w:val="28"/>
        </w:rPr>
        <w:t>Without treating</w:t>
      </w:r>
      <w:r w:rsidRPr="005938FF">
        <w:rPr>
          <w:rFonts w:ascii="Times New Roman" w:hAnsi="Times New Roman" w:cs="Times New Roman" w:hint="eastAsia"/>
          <w:szCs w:val="28"/>
        </w:rPr>
        <w:t xml:space="preserve"> the AI-generated work critically, you </w:t>
      </w:r>
      <w:commentRangeStart w:id="15"/>
      <w:r w:rsidRPr="006E06E9">
        <w:rPr>
          <w:rFonts w:ascii="Times New Roman" w:hAnsi="Times New Roman" w:cs="Times New Roman" w:hint="eastAsia"/>
          <w:strike/>
          <w:color w:val="FF0000"/>
          <w:szCs w:val="28"/>
        </w:rPr>
        <w:t>will</w:t>
      </w:r>
      <w:commentRangeEnd w:id="15"/>
      <w:r w:rsidR="003F30CF">
        <w:rPr>
          <w:rStyle w:val="a4"/>
          <w:rFonts w:asciiTheme="minorHAnsi" w:eastAsiaTheme="minorEastAsia" w:hAnsiTheme="minorHAnsi" w:cstheme="minorBidi"/>
          <w:kern w:val="2"/>
          <w14:ligatures w14:val="standardContextual"/>
        </w:rPr>
        <w:commentReference w:id="15"/>
      </w:r>
      <w:r w:rsidRPr="005938FF">
        <w:rPr>
          <w:rFonts w:ascii="Times New Roman" w:hAnsi="Times New Roman" w:cs="Times New Roman" w:hint="eastAsia"/>
          <w:szCs w:val="28"/>
        </w:rPr>
        <w:t xml:space="preserve"> </w:t>
      </w:r>
      <w:r w:rsidR="003F30CF" w:rsidRPr="003F30CF">
        <w:rPr>
          <w:rFonts w:ascii="Times New Roman" w:hAnsi="Times New Roman" w:cs="Times New Roman" w:hint="eastAsia"/>
          <w:color w:val="FF0000"/>
          <w:szCs w:val="28"/>
        </w:rPr>
        <w:t xml:space="preserve">may </w:t>
      </w:r>
      <w:r w:rsidRPr="005938FF">
        <w:rPr>
          <w:rFonts w:ascii="Times New Roman" w:hAnsi="Times New Roman" w:cs="Times New Roman" w:hint="eastAsia"/>
          <w:szCs w:val="28"/>
        </w:rPr>
        <w:t>only find that you</w:t>
      </w:r>
      <w:r w:rsidRPr="003F30CF">
        <w:rPr>
          <w:rFonts w:ascii="Times New Roman" w:hAnsi="Times New Roman" w:cs="Times New Roman" w:hint="eastAsia"/>
          <w:strike/>
          <w:color w:val="FF0000"/>
          <w:szCs w:val="28"/>
        </w:rPr>
        <w:t xml:space="preserve"> </w:t>
      </w:r>
      <w:commentRangeStart w:id="16"/>
      <w:r w:rsidRPr="003F30CF">
        <w:rPr>
          <w:rFonts w:ascii="Times New Roman" w:hAnsi="Times New Roman" w:cs="Times New Roman" w:hint="eastAsia"/>
          <w:strike/>
          <w:color w:val="FF0000"/>
          <w:szCs w:val="28"/>
        </w:rPr>
        <w:t>can</w:t>
      </w:r>
      <w:r w:rsidRPr="003F30CF">
        <w:rPr>
          <w:rFonts w:ascii="Times New Roman" w:hAnsi="Times New Roman" w:cs="Times New Roman"/>
          <w:strike/>
          <w:color w:val="FF0000"/>
          <w:szCs w:val="28"/>
        </w:rPr>
        <w:t>’</w:t>
      </w:r>
      <w:r w:rsidRPr="003F30CF">
        <w:rPr>
          <w:rFonts w:ascii="Times New Roman" w:hAnsi="Times New Roman" w:cs="Times New Roman" w:hint="eastAsia"/>
          <w:strike/>
          <w:color w:val="FF0000"/>
          <w:szCs w:val="28"/>
        </w:rPr>
        <w:t>t</w:t>
      </w:r>
      <w:commentRangeEnd w:id="16"/>
      <w:r w:rsidR="003F30CF">
        <w:rPr>
          <w:rStyle w:val="a4"/>
          <w:rFonts w:asciiTheme="minorHAnsi" w:eastAsiaTheme="minorEastAsia" w:hAnsiTheme="minorHAnsi" w:cstheme="minorBidi"/>
          <w:kern w:val="2"/>
          <w14:ligatures w14:val="standardContextual"/>
        </w:rPr>
        <w:commentReference w:id="16"/>
      </w:r>
      <w:r w:rsidRPr="005938FF">
        <w:rPr>
          <w:rFonts w:ascii="Times New Roman" w:hAnsi="Times New Roman" w:cs="Times New Roman" w:hint="eastAsia"/>
          <w:szCs w:val="28"/>
        </w:rPr>
        <w:t xml:space="preserve"> </w:t>
      </w:r>
      <w:r w:rsidR="003F30CF" w:rsidRPr="003F30CF">
        <w:rPr>
          <w:rFonts w:ascii="Times New Roman" w:hAnsi="Times New Roman" w:cs="Times New Roman" w:hint="eastAsia"/>
          <w:color w:val="FF0000"/>
          <w:szCs w:val="28"/>
        </w:rPr>
        <w:t xml:space="preserve">cannot </w:t>
      </w:r>
      <w:r w:rsidRPr="005938FF">
        <w:rPr>
          <w:rFonts w:ascii="Times New Roman" w:hAnsi="Times New Roman" w:cs="Times New Roman" w:hint="eastAsia"/>
          <w:szCs w:val="28"/>
        </w:rPr>
        <w:t xml:space="preserve">improve your English writing because the </w:t>
      </w:r>
      <w:commentRangeStart w:id="17"/>
      <w:r w:rsidRPr="009D0264">
        <w:rPr>
          <w:rFonts w:ascii="Times New Roman" w:hAnsi="Times New Roman" w:cs="Times New Roman" w:hint="eastAsia"/>
          <w:strike/>
          <w:color w:val="FF0000"/>
          <w:szCs w:val="28"/>
        </w:rPr>
        <w:t>mistakes</w:t>
      </w:r>
      <w:commentRangeEnd w:id="17"/>
      <w:r w:rsidR="00E3208A">
        <w:rPr>
          <w:rStyle w:val="a4"/>
          <w:rFonts w:asciiTheme="minorHAnsi" w:eastAsiaTheme="minorEastAsia" w:hAnsiTheme="minorHAnsi" w:cstheme="minorBidi"/>
          <w:kern w:val="2"/>
          <w14:ligatures w14:val="standardContextual"/>
        </w:rPr>
        <w:commentReference w:id="17"/>
      </w:r>
      <w:r w:rsidRPr="005938FF">
        <w:rPr>
          <w:rFonts w:ascii="Times New Roman" w:hAnsi="Times New Roman" w:cs="Times New Roman" w:hint="eastAsia"/>
          <w:szCs w:val="28"/>
        </w:rPr>
        <w:t xml:space="preserve"> </w:t>
      </w:r>
      <w:r w:rsidR="00E3208A" w:rsidRPr="00E3208A">
        <w:rPr>
          <w:rFonts w:ascii="Times New Roman" w:hAnsi="Times New Roman" w:cs="Times New Roman" w:hint="eastAsia"/>
          <w:color w:val="FF0000"/>
          <w:szCs w:val="28"/>
        </w:rPr>
        <w:t xml:space="preserve">possible errors </w:t>
      </w:r>
      <w:r w:rsidRPr="005938FF">
        <w:rPr>
          <w:rFonts w:ascii="Times New Roman" w:hAnsi="Times New Roman" w:cs="Times New Roman" w:hint="eastAsia"/>
          <w:szCs w:val="28"/>
        </w:rPr>
        <w:t>by AI in your</w:t>
      </w:r>
      <w:r w:rsidR="00E3208A">
        <w:rPr>
          <w:rFonts w:ascii="Times New Roman" w:hAnsi="Times New Roman" w:cs="Times New Roman" w:hint="eastAsia"/>
          <w:szCs w:val="28"/>
        </w:rPr>
        <w:t xml:space="preserve"> </w:t>
      </w:r>
      <w:commentRangeStart w:id="18"/>
      <w:r w:rsidR="00E3208A" w:rsidRPr="00E3208A">
        <w:rPr>
          <w:rFonts w:ascii="Times New Roman" w:hAnsi="Times New Roman" w:cs="Times New Roman" w:hint="eastAsia"/>
          <w:color w:val="FF0000"/>
          <w:szCs w:val="28"/>
        </w:rPr>
        <w:t>AI-revised</w:t>
      </w:r>
      <w:commentRangeEnd w:id="18"/>
      <w:r w:rsidR="001A3BCF">
        <w:rPr>
          <w:rStyle w:val="a4"/>
          <w:rFonts w:asciiTheme="minorHAnsi" w:eastAsiaTheme="minorEastAsia" w:hAnsiTheme="minorHAnsi" w:cstheme="minorBidi"/>
          <w:kern w:val="2"/>
          <w14:ligatures w14:val="standardContextual"/>
        </w:rPr>
        <w:commentReference w:id="18"/>
      </w:r>
      <w:r w:rsidRPr="005938FF">
        <w:rPr>
          <w:rFonts w:ascii="Times New Roman" w:hAnsi="Times New Roman" w:cs="Times New Roman" w:hint="eastAsia"/>
          <w:szCs w:val="28"/>
        </w:rPr>
        <w:t xml:space="preserve"> work are not found and corrected. In a nutshell, as long as you do not rely </w:t>
      </w:r>
      <w:commentRangeStart w:id="19"/>
      <w:r w:rsidRPr="001A3BCF">
        <w:rPr>
          <w:rFonts w:ascii="Times New Roman" w:hAnsi="Times New Roman" w:cs="Times New Roman" w:hint="eastAsia"/>
          <w:strike/>
          <w:color w:val="FF0000"/>
          <w:szCs w:val="28"/>
        </w:rPr>
        <w:t>fully</w:t>
      </w:r>
      <w:commentRangeEnd w:id="19"/>
      <w:r w:rsidR="00F44186">
        <w:rPr>
          <w:rStyle w:val="a4"/>
          <w:rFonts w:asciiTheme="minorHAnsi" w:eastAsiaTheme="minorEastAsia" w:hAnsiTheme="minorHAnsi" w:cstheme="minorBidi"/>
          <w:kern w:val="2"/>
          <w14:ligatures w14:val="standardContextual"/>
        </w:rPr>
        <w:commentReference w:id="19"/>
      </w:r>
      <w:r w:rsidRPr="005938FF">
        <w:rPr>
          <w:rFonts w:ascii="Times New Roman" w:hAnsi="Times New Roman" w:cs="Times New Roman" w:hint="eastAsia"/>
          <w:szCs w:val="28"/>
        </w:rPr>
        <w:t xml:space="preserve"> </w:t>
      </w:r>
      <w:r w:rsidR="00F44186" w:rsidRPr="00F44186">
        <w:rPr>
          <w:rFonts w:ascii="Times New Roman" w:hAnsi="Times New Roman" w:cs="Times New Roman" w:hint="eastAsia"/>
          <w:color w:val="FF0000"/>
          <w:szCs w:val="28"/>
        </w:rPr>
        <w:t xml:space="preserve">entirely </w:t>
      </w:r>
      <w:r w:rsidRPr="005938FF">
        <w:rPr>
          <w:rFonts w:ascii="Times New Roman" w:hAnsi="Times New Roman" w:cs="Times New Roman" w:hint="eastAsia"/>
          <w:szCs w:val="28"/>
        </w:rPr>
        <w:t>on AI-writing and view the contents generated by it critically, you can learn a lot from it.</w:t>
      </w:r>
    </w:p>
    <w:p w14:paraId="76DD7447" w14:textId="77777777" w:rsidR="005938FF" w:rsidRPr="005938FF" w:rsidRDefault="005938FF" w:rsidP="005938FF">
      <w:pPr>
        <w:spacing w:line="360" w:lineRule="auto"/>
        <w:ind w:leftChars="100" w:left="210"/>
        <w:rPr>
          <w:rFonts w:ascii="Times New Roman" w:hAnsi="Times New Roman" w:cs="Times New Roman"/>
          <w:sz w:val="24"/>
          <w:szCs w:val="28"/>
        </w:rPr>
      </w:pPr>
    </w:p>
    <w:p w14:paraId="15FBEB3C" w14:textId="02AA005B" w:rsidR="00020AED" w:rsidRDefault="00020AED" w:rsidP="005938F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4</w:t>
      </w:r>
      <w:r w:rsidR="00993891">
        <w:rPr>
          <w:rFonts w:ascii="Times New Roman" w:hAnsi="Times New Roman" w:cs="Times New Roman" w:hint="eastAsia"/>
          <w:sz w:val="24"/>
          <w:szCs w:val="28"/>
        </w:rPr>
        <w:t xml:space="preserve">. </w:t>
      </w:r>
      <w:r>
        <w:rPr>
          <w:rFonts w:ascii="Times New Roman" w:hAnsi="Times New Roman" w:cs="Times New Roman" w:hint="eastAsia"/>
          <w:sz w:val="24"/>
          <w:szCs w:val="28"/>
        </w:rPr>
        <w:t xml:space="preserve">Two open questions: </w:t>
      </w:r>
    </w:p>
    <w:p w14:paraId="16905C4A" w14:textId="4ECEC19A" w:rsidR="00020AED" w:rsidRDefault="00020AED" w:rsidP="005938FF">
      <w:pPr>
        <w:spacing w:line="360" w:lineRule="auto"/>
        <w:ind w:leftChars="100" w:left="21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Could you please p</w:t>
      </w:r>
      <w:r w:rsidR="00993891" w:rsidRPr="00993891">
        <w:rPr>
          <w:rFonts w:ascii="Times New Roman" w:hAnsi="Times New Roman" w:cs="Times New Roman"/>
          <w:sz w:val="24"/>
          <w:szCs w:val="28"/>
        </w:rPr>
        <w:t xml:space="preserve">rovide your </w:t>
      </w:r>
      <w:r w:rsidR="00E84584">
        <w:rPr>
          <w:rFonts w:ascii="Times New Roman" w:hAnsi="Times New Roman" w:cs="Times New Roman" w:hint="eastAsia"/>
          <w:sz w:val="24"/>
          <w:szCs w:val="28"/>
        </w:rPr>
        <w:t>perceptions</w:t>
      </w:r>
      <w:r w:rsidR="00993891" w:rsidRPr="0099389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 w:hint="eastAsia"/>
          <w:sz w:val="24"/>
          <w:szCs w:val="28"/>
        </w:rPr>
        <w:t>of</w:t>
      </w:r>
      <w:r w:rsidR="00993891" w:rsidRPr="00993891">
        <w:rPr>
          <w:rFonts w:ascii="Times New Roman" w:hAnsi="Times New Roman" w:cs="Times New Roman"/>
          <w:sz w:val="24"/>
          <w:szCs w:val="28"/>
        </w:rPr>
        <w:t xml:space="preserve"> </w:t>
      </w:r>
      <w:r w:rsidR="00A703AA">
        <w:rPr>
          <w:rFonts w:ascii="Times New Roman" w:hAnsi="Times New Roman" w:cs="Times New Roman" w:hint="eastAsia"/>
          <w:sz w:val="24"/>
          <w:szCs w:val="28"/>
        </w:rPr>
        <w:t xml:space="preserve">making </w:t>
      </w:r>
      <w:r w:rsidR="00993891" w:rsidRPr="00993891">
        <w:rPr>
          <w:rFonts w:ascii="Times New Roman" w:hAnsi="Times New Roman" w:cs="Times New Roman"/>
          <w:sz w:val="24"/>
          <w:szCs w:val="28"/>
        </w:rPr>
        <w:t>revis</w:t>
      </w:r>
      <w:r w:rsidR="00A703AA">
        <w:rPr>
          <w:rFonts w:ascii="Times New Roman" w:hAnsi="Times New Roman" w:cs="Times New Roman" w:hint="eastAsia"/>
          <w:sz w:val="24"/>
          <w:szCs w:val="28"/>
        </w:rPr>
        <w:t xml:space="preserve">ions on </w:t>
      </w:r>
      <w:r>
        <w:rPr>
          <w:rFonts w:ascii="Times New Roman" w:hAnsi="Times New Roman" w:cs="Times New Roman" w:hint="eastAsia"/>
          <w:sz w:val="24"/>
          <w:szCs w:val="28"/>
        </w:rPr>
        <w:t>improving your writing? (200 words or so; in Chinese)</w:t>
      </w:r>
    </w:p>
    <w:p w14:paraId="211174E8" w14:textId="0B2250D3" w:rsidR="00260564" w:rsidRDefault="00B96277" w:rsidP="005938FF">
      <w:pPr>
        <w:spacing w:line="360" w:lineRule="auto"/>
        <w:ind w:leftChars="100" w:left="210"/>
        <w:rPr>
          <w:rFonts w:ascii="Times New Roman" w:hAnsi="Times New Roman" w:cs="Times New Roman" w:hint="eastAsia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我认为</w:t>
      </w:r>
      <w:r w:rsidR="001840EA">
        <w:rPr>
          <w:rFonts w:ascii="Times New Roman" w:hAnsi="Times New Roman" w:cs="Times New Roman" w:hint="eastAsia"/>
          <w:sz w:val="24"/>
          <w:szCs w:val="28"/>
        </w:rPr>
        <w:t>不断的修改是非常必要的。通过这次的修改，我找到了一些我常见的错误（比如使用缩写</w:t>
      </w:r>
      <w:r w:rsidR="002F2FA1">
        <w:rPr>
          <w:rFonts w:ascii="Times New Roman" w:hAnsi="Times New Roman" w:cs="Times New Roman" w:hint="eastAsia"/>
          <w:sz w:val="24"/>
          <w:szCs w:val="28"/>
        </w:rPr>
        <w:t>，不够正式，一些小的语法错误等</w:t>
      </w:r>
      <w:r w:rsidR="001840EA">
        <w:rPr>
          <w:rFonts w:ascii="Times New Roman" w:hAnsi="Times New Roman" w:cs="Times New Roman" w:hint="eastAsia"/>
          <w:sz w:val="24"/>
          <w:szCs w:val="28"/>
        </w:rPr>
        <w:t>），</w:t>
      </w:r>
      <w:r w:rsidR="002F2FA1">
        <w:rPr>
          <w:rFonts w:ascii="Times New Roman" w:hAnsi="Times New Roman" w:cs="Times New Roman" w:hint="eastAsia"/>
          <w:sz w:val="24"/>
          <w:szCs w:val="28"/>
        </w:rPr>
        <w:t>以及一些相对应的修改方式（比如使用</w:t>
      </w:r>
      <w:r w:rsidR="00986261">
        <w:rPr>
          <w:rFonts w:ascii="Times New Roman" w:hAnsi="Times New Roman" w:cs="Times New Roman" w:hint="eastAsia"/>
          <w:sz w:val="24"/>
          <w:szCs w:val="28"/>
        </w:rPr>
        <w:t>名词而非形容词常常显得更正式，更简洁，</w:t>
      </w:r>
      <w:r w:rsidR="00986261">
        <w:rPr>
          <w:rFonts w:ascii="Times New Roman" w:hAnsi="Times New Roman" w:cs="Times New Roman" w:hint="eastAsia"/>
          <w:sz w:val="24"/>
          <w:szCs w:val="28"/>
        </w:rPr>
        <w:t>e.g.</w:t>
      </w:r>
      <w:r w:rsidR="00986261" w:rsidRPr="005938FF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986261" w:rsidRPr="00E4374F">
        <w:rPr>
          <w:rFonts w:ascii="Times New Roman" w:hAnsi="Times New Roman" w:cs="Times New Roman" w:hint="eastAsia"/>
          <w:strike/>
          <w:color w:val="FF0000"/>
          <w:sz w:val="24"/>
          <w:szCs w:val="28"/>
        </w:rPr>
        <w:t>If you do not treat</w:t>
      </w:r>
      <w:r w:rsidR="00986261">
        <w:rPr>
          <w:rFonts w:ascii="Times New Roman" w:hAnsi="Times New Roman" w:cs="Times New Roman" w:hint="eastAsia"/>
          <w:strike/>
          <w:color w:val="FF0000"/>
          <w:szCs w:val="28"/>
        </w:rPr>
        <w:t xml:space="preserve"> </w:t>
      </w:r>
      <w:r w:rsidR="00986261" w:rsidRPr="007C3518">
        <w:rPr>
          <w:rFonts w:ascii="Times New Roman" w:hAnsi="Times New Roman" w:cs="Times New Roman" w:hint="eastAsia"/>
          <w:color w:val="FF0000"/>
          <w:szCs w:val="28"/>
        </w:rPr>
        <w:t>Without treating</w:t>
      </w:r>
      <w:r w:rsidR="002F2FA1">
        <w:rPr>
          <w:rFonts w:ascii="Times New Roman" w:hAnsi="Times New Roman" w:cs="Times New Roman" w:hint="eastAsia"/>
          <w:sz w:val="24"/>
          <w:szCs w:val="28"/>
        </w:rPr>
        <w:t>）</w:t>
      </w:r>
      <w:r w:rsidR="00DE264A">
        <w:rPr>
          <w:rFonts w:ascii="Times New Roman" w:hAnsi="Times New Roman" w:cs="Times New Roman" w:hint="eastAsia"/>
          <w:sz w:val="24"/>
          <w:szCs w:val="28"/>
        </w:rPr>
        <w:t>。可见，不断的修改有助于我们找到自己的常见的错误写作习惯，并对症下药地进行修正</w:t>
      </w:r>
      <w:r w:rsidR="008E33C7">
        <w:rPr>
          <w:rFonts w:ascii="Times New Roman" w:hAnsi="Times New Roman" w:cs="Times New Roman" w:hint="eastAsia"/>
          <w:sz w:val="24"/>
          <w:szCs w:val="28"/>
        </w:rPr>
        <w:t>。同时，修改也可以锻炼我们的思辨能力和逻辑思维，因为我们需要不断地质疑我们自己写下的东西，并尽可能地跳出自身的思维定势，从别的角度去思考自己写的东西有何不足。此外，修改还有助于拓宽我们的词汇量</w:t>
      </w:r>
      <w:r w:rsidR="00D40F77">
        <w:rPr>
          <w:rFonts w:ascii="Times New Roman" w:hAnsi="Times New Roman" w:cs="Times New Roman" w:hint="eastAsia"/>
          <w:sz w:val="24"/>
          <w:szCs w:val="28"/>
        </w:rPr>
        <w:t>和短语库等，因为在修改的过程中我们需要查阅词典，参考别人的写作。</w:t>
      </w:r>
    </w:p>
    <w:p w14:paraId="1709F60E" w14:textId="55B8E7F8" w:rsidR="00020AED" w:rsidRDefault="00020AED" w:rsidP="005938FF">
      <w:pPr>
        <w:spacing w:line="360" w:lineRule="auto"/>
        <w:ind w:leftChars="100" w:left="21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Could you please p</w:t>
      </w:r>
      <w:r w:rsidRPr="00993891">
        <w:rPr>
          <w:rFonts w:ascii="Times New Roman" w:hAnsi="Times New Roman" w:cs="Times New Roman"/>
          <w:sz w:val="24"/>
          <w:szCs w:val="28"/>
        </w:rPr>
        <w:t>rovide</w:t>
      </w:r>
      <w:r>
        <w:rPr>
          <w:rFonts w:ascii="Times New Roman" w:hAnsi="Times New Roman" w:cs="Times New Roman" w:hint="eastAsia"/>
          <w:sz w:val="24"/>
          <w:szCs w:val="28"/>
        </w:rPr>
        <w:t xml:space="preserve"> your </w:t>
      </w:r>
      <w:r w:rsidR="00993891" w:rsidRPr="00993891">
        <w:rPr>
          <w:rFonts w:ascii="Times New Roman" w:hAnsi="Times New Roman" w:cs="Times New Roman"/>
          <w:sz w:val="24"/>
          <w:szCs w:val="28"/>
        </w:rPr>
        <w:t xml:space="preserve">reflections on </w:t>
      </w:r>
      <w:r w:rsidR="00993891">
        <w:rPr>
          <w:rFonts w:ascii="Times New Roman" w:hAnsi="Times New Roman" w:cs="Times New Roman" w:hint="eastAsia"/>
          <w:sz w:val="24"/>
          <w:szCs w:val="28"/>
        </w:rPr>
        <w:t>how you are going to revise your writing in the future</w:t>
      </w:r>
      <w:r>
        <w:rPr>
          <w:rFonts w:ascii="Times New Roman" w:hAnsi="Times New Roman" w:cs="Times New Roman" w:hint="eastAsia"/>
          <w:sz w:val="24"/>
          <w:szCs w:val="28"/>
        </w:rPr>
        <w:t>?</w:t>
      </w:r>
      <w:r w:rsidRPr="00020AED">
        <w:rPr>
          <w:rFonts w:ascii="Times New Roman" w:hAnsi="Times New Roman" w:cs="Times New Roman" w:hint="eastAsia"/>
          <w:sz w:val="24"/>
          <w:szCs w:val="28"/>
        </w:rPr>
        <w:t xml:space="preserve"> </w:t>
      </w:r>
      <w:r>
        <w:rPr>
          <w:rFonts w:ascii="Times New Roman" w:hAnsi="Times New Roman" w:cs="Times New Roman" w:hint="eastAsia"/>
          <w:sz w:val="24"/>
          <w:szCs w:val="28"/>
        </w:rPr>
        <w:t>(200 words or so; in Chinese)</w:t>
      </w:r>
    </w:p>
    <w:p w14:paraId="3B68DD7F" w14:textId="241EB398" w:rsidR="00D77A75" w:rsidRDefault="00EB3987" w:rsidP="005938F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首先，我要提高我修改的次数。每一次的修改，都可以在前一次的基础上找到新的东西，获得新的知识。第二，我要多多参考别人的作品，借助工具，如字典、</w:t>
      </w:r>
      <w:r>
        <w:rPr>
          <w:rFonts w:ascii="Times New Roman" w:hAnsi="Times New Roman" w:cs="Times New Roman" w:hint="eastAsia"/>
          <w:sz w:val="24"/>
          <w:szCs w:val="28"/>
        </w:rPr>
        <w:lastRenderedPageBreak/>
        <w:t>词典，查阅资料，甚至询问老师，因为自己一个人埋头修改可能会走弯路，陷入自身的思维定势，甚至越改越错，只有外界的反馈、评估、指导才可以帮助我们找对修改的方向。</w:t>
      </w:r>
      <w:r w:rsidR="00D053B6">
        <w:rPr>
          <w:rFonts w:ascii="Times New Roman" w:hAnsi="Times New Roman" w:cs="Times New Roman" w:hint="eastAsia"/>
          <w:sz w:val="24"/>
          <w:szCs w:val="28"/>
        </w:rPr>
        <w:t>第三，我会在写作的同时有意识地回顾自己刚刚写下的句子，边写边改，</w:t>
      </w:r>
      <w:r w:rsidR="0043048A">
        <w:rPr>
          <w:rFonts w:ascii="Times New Roman" w:hAnsi="Times New Roman" w:cs="Times New Roman" w:hint="eastAsia"/>
          <w:sz w:val="24"/>
          <w:szCs w:val="28"/>
        </w:rPr>
        <w:t>以免犯下一些低级错误，比如语法错误等。</w:t>
      </w:r>
    </w:p>
    <w:p w14:paraId="27AAEE81" w14:textId="50F47E5D" w:rsidR="00DC4F2E" w:rsidRDefault="00DC4F2E" w:rsidP="005938FF">
      <w:pPr>
        <w:spacing w:line="360" w:lineRule="auto"/>
        <w:rPr>
          <w:rFonts w:ascii="Times New Roman" w:hAnsi="Times New Roman" w:cs="Times New Roman" w:hint="eastAsia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具体到每一次修改，我计划以后更注重于语句的精简性、准确性、</w:t>
      </w:r>
      <w:r w:rsidR="00D70B69">
        <w:rPr>
          <w:rFonts w:ascii="Times New Roman" w:hAnsi="Times New Roman" w:cs="Times New Roman" w:hint="eastAsia"/>
          <w:sz w:val="24"/>
          <w:szCs w:val="28"/>
        </w:rPr>
        <w:t>专业性，在确保意思表达争取的基础上，我会</w:t>
      </w:r>
      <w:r w:rsidR="00D70B69" w:rsidRPr="00D70B69">
        <w:rPr>
          <w:rFonts w:ascii="Times New Roman" w:hAnsi="Times New Roman" w:cs="Times New Roman"/>
          <w:sz w:val="24"/>
          <w:szCs w:val="28"/>
        </w:rPr>
        <w:t>避免过度复杂或冗长的表达，使文章更加清晰易懂。同时，我将努力使用更精确的词汇和短语，以提高论述的准确性和专业性。</w:t>
      </w:r>
    </w:p>
    <w:p w14:paraId="60F1727B" w14:textId="77777777" w:rsidR="0043048A" w:rsidRDefault="0043048A" w:rsidP="005938FF">
      <w:pPr>
        <w:spacing w:line="360" w:lineRule="auto"/>
        <w:rPr>
          <w:rFonts w:ascii="Times New Roman" w:hAnsi="Times New Roman" w:cs="Times New Roman" w:hint="eastAsia"/>
          <w:sz w:val="24"/>
          <w:szCs w:val="28"/>
        </w:rPr>
      </w:pPr>
    </w:p>
    <w:p w14:paraId="230ABD3F" w14:textId="77777777" w:rsidR="00D77A75" w:rsidRDefault="00D77A75" w:rsidP="005938FF">
      <w:pPr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37F5FD18" w14:textId="77777777" w:rsidR="000C6B09" w:rsidRDefault="000C6B09" w:rsidP="005938FF">
      <w:pPr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2E36C2AB" w14:textId="77777777" w:rsidR="000C6B09" w:rsidRDefault="000C6B09" w:rsidP="005938FF">
      <w:pPr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20490DD6" w14:textId="77777777" w:rsidR="000C6B09" w:rsidRDefault="000C6B09" w:rsidP="005938FF">
      <w:pPr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1EE08A19" w14:textId="77777777" w:rsidR="000C6B09" w:rsidRDefault="000C6B09" w:rsidP="005938FF">
      <w:pPr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1796D0BD" w14:textId="77777777" w:rsidR="000C6B09" w:rsidRDefault="000C6B09" w:rsidP="005938FF">
      <w:pPr>
        <w:spacing w:line="360" w:lineRule="auto"/>
        <w:rPr>
          <w:rFonts w:ascii="Times New Roman" w:hAnsi="Times New Roman" w:cs="Times New Roman" w:hint="eastAsia"/>
          <w:sz w:val="24"/>
          <w:szCs w:val="28"/>
        </w:rPr>
      </w:pPr>
    </w:p>
    <w:p w14:paraId="1D048C52" w14:textId="77777777" w:rsidR="000C6B09" w:rsidRDefault="000C6B09" w:rsidP="005938FF">
      <w:pPr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32B3F515" w14:textId="60B2125D" w:rsidR="00D77A75" w:rsidRPr="00D77A75" w:rsidRDefault="00D77A75" w:rsidP="005938FF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D77A75">
        <w:rPr>
          <w:rFonts w:ascii="Times New Roman" w:hAnsi="Times New Roman" w:cs="Times New Roman"/>
          <w:b/>
          <w:bCs/>
          <w:sz w:val="24"/>
          <w:szCs w:val="28"/>
          <w:highlight w:val="yellow"/>
        </w:rPr>
        <w:t>S</w:t>
      </w:r>
      <w:r w:rsidRPr="00D77A75">
        <w:rPr>
          <w:rFonts w:ascii="Times New Roman" w:hAnsi="Times New Roman" w:cs="Times New Roman" w:hint="eastAsia"/>
          <w:b/>
          <w:bCs/>
          <w:sz w:val="24"/>
          <w:szCs w:val="28"/>
          <w:highlight w:val="yellow"/>
        </w:rPr>
        <w:t>ample:</w:t>
      </w:r>
      <w:r w:rsidRPr="00D77A75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 </w:t>
      </w:r>
    </w:p>
    <w:p w14:paraId="3F42EDA0" w14:textId="77777777" w:rsidR="00D77A75" w:rsidRDefault="00D77A75" w:rsidP="005938FF">
      <w:pPr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54A365D6" w14:textId="15CC4800" w:rsidR="00D77A75" w:rsidRDefault="00D77A75" w:rsidP="005938F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1. Photo 1</w:t>
      </w:r>
    </w:p>
    <w:p w14:paraId="7856436E" w14:textId="795EC2CD" w:rsidR="00D77A75" w:rsidRDefault="00D77A75" w:rsidP="005938F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2. Photo 2</w:t>
      </w:r>
    </w:p>
    <w:p w14:paraId="775798D0" w14:textId="13E727C2" w:rsidR="00D77A75" w:rsidRDefault="00D77A75" w:rsidP="005938F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3. Revised essay in track changing mode</w:t>
      </w:r>
    </w:p>
    <w:p w14:paraId="0C52246C" w14:textId="2DBB2834" w:rsidR="00D77A75" w:rsidRDefault="00D77A75" w:rsidP="005938F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L</w:t>
      </w:r>
      <w:r>
        <w:rPr>
          <w:rFonts w:ascii="Times New Roman" w:hAnsi="Times New Roman" w:cs="Times New Roman" w:hint="eastAsia"/>
          <w:sz w:val="24"/>
          <w:szCs w:val="28"/>
        </w:rPr>
        <w:t xml:space="preserve">anguage is the main means of </w:t>
      </w:r>
      <w:proofErr w:type="spellStart"/>
      <w:ins w:id="20" w:author="Jiao LI" w:date="2024-05-01T12:19:00Z" w16du:dateUtc="2024-05-01T04:19:00Z">
        <w:r>
          <w:rPr>
            <w:rFonts w:ascii="Times New Roman" w:hAnsi="Times New Roman" w:cs="Times New Roman" w:hint="eastAsia"/>
            <w:sz w:val="24"/>
            <w:szCs w:val="28"/>
          </w:rPr>
          <w:t>i</w:t>
        </w:r>
        <w:commentRangeStart w:id="21"/>
        <w:r>
          <w:rPr>
            <w:rFonts w:ascii="Times New Roman" w:hAnsi="Times New Roman" w:cs="Times New Roman" w:hint="eastAsia"/>
            <w:sz w:val="24"/>
            <w:szCs w:val="28"/>
          </w:rPr>
          <w:t>nteractio</w:t>
        </w:r>
      </w:ins>
      <w:commentRangeEnd w:id="21"/>
      <w:ins w:id="22" w:author="Jiao LI" w:date="2024-05-01T12:22:00Z" w16du:dateUtc="2024-05-01T04:22:00Z">
        <w:r>
          <w:rPr>
            <w:rStyle w:val="a4"/>
          </w:rPr>
          <w:commentReference w:id="21"/>
        </w:r>
      </w:ins>
      <w:ins w:id="23" w:author="Jiao LI" w:date="2024-05-01T12:19:00Z" w16du:dateUtc="2024-05-01T04:19:00Z">
        <w:r>
          <w:rPr>
            <w:rFonts w:ascii="Times New Roman" w:hAnsi="Times New Roman" w:cs="Times New Roman" w:hint="eastAsia"/>
            <w:sz w:val="24"/>
            <w:szCs w:val="28"/>
          </w:rPr>
          <w:t>n</w:t>
        </w:r>
      </w:ins>
      <w:del w:id="24" w:author="Jiao LI" w:date="2024-05-01T12:19:00Z" w16du:dateUtc="2024-05-01T04:19:00Z">
        <w:r w:rsidDel="00D77A75">
          <w:rPr>
            <w:rFonts w:ascii="Times New Roman" w:hAnsi="Times New Roman" w:cs="Times New Roman" w:hint="eastAsia"/>
            <w:sz w:val="24"/>
            <w:szCs w:val="28"/>
          </w:rPr>
          <w:delText xml:space="preserve">communication </w:delText>
        </w:r>
      </w:del>
      <w:r>
        <w:rPr>
          <w:rFonts w:ascii="Times New Roman" w:hAnsi="Times New Roman" w:cs="Times New Roman" w:hint="eastAsia"/>
          <w:sz w:val="24"/>
          <w:szCs w:val="28"/>
        </w:rPr>
        <w:t>between</w:t>
      </w:r>
      <w:proofErr w:type="spellEnd"/>
      <w:r>
        <w:rPr>
          <w:rFonts w:ascii="Times New Roman" w:hAnsi="Times New Roman" w:cs="Times New Roman" w:hint="eastAsia"/>
          <w:sz w:val="24"/>
          <w:szCs w:val="28"/>
        </w:rPr>
        <w:t xml:space="preserve"> people. </w:t>
      </w:r>
      <w:r>
        <w:rPr>
          <w:rFonts w:ascii="Times New Roman" w:hAnsi="Times New Roman" w:cs="Times New Roman"/>
          <w:sz w:val="24"/>
          <w:szCs w:val="28"/>
        </w:rPr>
        <w:t>B</w:t>
      </w:r>
      <w:r>
        <w:rPr>
          <w:rFonts w:ascii="Times New Roman" w:hAnsi="Times New Roman" w:cs="Times New Roman" w:hint="eastAsia"/>
          <w:sz w:val="24"/>
          <w:szCs w:val="28"/>
        </w:rPr>
        <w:t xml:space="preserve">ut sometimes language has often been a barrier </w:t>
      </w:r>
      <w:r>
        <w:rPr>
          <w:rFonts w:ascii="Times New Roman" w:hAnsi="Times New Roman" w:cs="Times New Roman"/>
          <w:sz w:val="24"/>
          <w:szCs w:val="28"/>
        </w:rPr>
        <w:t>rather</w:t>
      </w:r>
      <w:r>
        <w:rPr>
          <w:rFonts w:ascii="Times New Roman" w:hAnsi="Times New Roman" w:cs="Times New Roman" w:hint="eastAsia"/>
          <w:sz w:val="24"/>
          <w:szCs w:val="28"/>
        </w:rPr>
        <w:t xml:space="preserve"> that an aid to understand among people. </w:t>
      </w:r>
      <w:r>
        <w:rPr>
          <w:rFonts w:ascii="Times New Roman" w:hAnsi="Times New Roman" w:cs="Times New Roman"/>
          <w:sz w:val="24"/>
          <w:szCs w:val="28"/>
        </w:rPr>
        <w:t>…</w:t>
      </w:r>
    </w:p>
    <w:p w14:paraId="6E913B2C" w14:textId="77777777" w:rsidR="00020AED" w:rsidRDefault="00020AED" w:rsidP="005938FF">
      <w:pPr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67F986F1" w14:textId="6BDACE31" w:rsidR="00020AED" w:rsidRDefault="00020AED" w:rsidP="005938F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 xml:space="preserve">4. </w:t>
      </w:r>
      <w:r>
        <w:rPr>
          <w:rFonts w:ascii="Times New Roman" w:hAnsi="Times New Roman" w:cs="Times New Roman"/>
          <w:sz w:val="24"/>
          <w:szCs w:val="28"/>
        </w:rPr>
        <w:t>Open</w:t>
      </w:r>
      <w:r>
        <w:rPr>
          <w:rFonts w:ascii="Times New Roman" w:hAnsi="Times New Roman" w:cs="Times New Roman" w:hint="eastAsia"/>
          <w:sz w:val="24"/>
          <w:szCs w:val="28"/>
        </w:rPr>
        <w:t xml:space="preserve"> questions</w:t>
      </w:r>
    </w:p>
    <w:p w14:paraId="6131D062" w14:textId="5B59EA2A" w:rsidR="00020AED" w:rsidRDefault="00020AED" w:rsidP="005938F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 xml:space="preserve">4.1 </w:t>
      </w:r>
      <w:r>
        <w:rPr>
          <w:rFonts w:ascii="Times New Roman" w:hAnsi="Times New Roman" w:cs="Times New Roman"/>
          <w:sz w:val="24"/>
          <w:szCs w:val="28"/>
        </w:rPr>
        <w:t>…</w:t>
      </w:r>
    </w:p>
    <w:p w14:paraId="127DFBE3" w14:textId="64D2FCA5" w:rsidR="00020AED" w:rsidRPr="00D77A75" w:rsidRDefault="00020AED" w:rsidP="005938FF">
      <w:pPr>
        <w:spacing w:line="360" w:lineRule="auto"/>
        <w:rPr>
          <w:rFonts w:ascii="Times New Roman" w:hAnsi="Times New Roman" w:cs="Times New Roman" w:hint="eastAsia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 xml:space="preserve">4.2 </w:t>
      </w:r>
      <w:r>
        <w:rPr>
          <w:rFonts w:ascii="Times New Roman" w:hAnsi="Times New Roman" w:cs="Times New Roman"/>
          <w:sz w:val="24"/>
          <w:szCs w:val="28"/>
        </w:rPr>
        <w:t>…</w:t>
      </w:r>
    </w:p>
    <w:sectPr w:rsidR="00020AED" w:rsidRPr="00D77A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xi sheng" w:date="2024-05-06T10:06:00Z" w:initials="xs">
    <w:p w14:paraId="4D344261" w14:textId="77777777" w:rsidR="00EE1EDC" w:rsidRDefault="00553C7B" w:rsidP="00EE1EDC">
      <w:pPr>
        <w:pStyle w:val="a5"/>
      </w:pPr>
      <w:r>
        <w:rPr>
          <w:rStyle w:val="a4"/>
        </w:rPr>
        <w:annotationRef/>
      </w:r>
      <w:r w:rsidR="00EE1EDC">
        <w:t>Rationale: the level of the word should be formal.</w:t>
      </w:r>
    </w:p>
    <w:p w14:paraId="77CBF576" w14:textId="77777777" w:rsidR="00EE1EDC" w:rsidRDefault="00EE1EDC" w:rsidP="00EE1EDC">
      <w:pPr>
        <w:pStyle w:val="a5"/>
      </w:pPr>
      <w:r>
        <w:t>Evaluation: perhaps “perspective” is more formal than “opinion”, but actually it does not make much difference.</w:t>
      </w:r>
    </w:p>
  </w:comment>
  <w:comment w:id="1" w:author="xi sheng" w:date="2024-05-06T10:13:00Z" w:initials="xs">
    <w:p w14:paraId="0828F42A" w14:textId="77777777" w:rsidR="0064003E" w:rsidRDefault="00757279" w:rsidP="0064003E">
      <w:pPr>
        <w:pStyle w:val="a5"/>
      </w:pPr>
      <w:r>
        <w:rPr>
          <w:rStyle w:val="a4"/>
        </w:rPr>
        <w:annotationRef/>
      </w:r>
      <w:r w:rsidR="0064003E">
        <w:t>Rationale: the level of the word should be formal.</w:t>
      </w:r>
    </w:p>
    <w:p w14:paraId="69FBDAFF" w14:textId="77777777" w:rsidR="0064003E" w:rsidRDefault="0064003E" w:rsidP="0064003E">
      <w:pPr>
        <w:pStyle w:val="a5"/>
      </w:pPr>
      <w:r>
        <w:t>Evaluation: I make the sentence more formal through using a “the use of” as subject. In addition, there is a grammar mistake in the original sentence ("is" should be "are")</w:t>
      </w:r>
    </w:p>
  </w:comment>
  <w:comment w:id="2" w:author="xi sheng" w:date="2024-05-06T10:24:00Z" w:initials="xs">
    <w:p w14:paraId="3443168E" w14:textId="77777777" w:rsidR="0064003E" w:rsidRDefault="00914745" w:rsidP="0064003E">
      <w:pPr>
        <w:pStyle w:val="a5"/>
      </w:pPr>
      <w:r>
        <w:rPr>
          <w:rStyle w:val="a4"/>
        </w:rPr>
        <w:annotationRef/>
      </w:r>
      <w:r w:rsidR="0064003E">
        <w:t>rationale: the coherence of sentences</w:t>
      </w:r>
    </w:p>
    <w:p w14:paraId="5A25BEE1" w14:textId="77777777" w:rsidR="0064003E" w:rsidRDefault="0064003E" w:rsidP="0064003E">
      <w:pPr>
        <w:pStyle w:val="a5"/>
      </w:pPr>
      <w:r>
        <w:t>Evaluation:  merging the two sentences which hold only one and complete idea is good.</w:t>
      </w:r>
    </w:p>
  </w:comment>
  <w:comment w:id="3" w:author="xi sheng" w:date="2024-05-06T10:28:00Z" w:initials="xs">
    <w:p w14:paraId="6140CC85" w14:textId="77777777" w:rsidR="0064003E" w:rsidRDefault="009F55B1" w:rsidP="0064003E">
      <w:pPr>
        <w:pStyle w:val="a5"/>
      </w:pPr>
      <w:r>
        <w:rPr>
          <w:rStyle w:val="a4"/>
        </w:rPr>
        <w:annotationRef/>
      </w:r>
      <w:r w:rsidR="0064003E">
        <w:t>Rationale: the level of the word should be formal; the words should be accurate.</w:t>
      </w:r>
    </w:p>
    <w:p w14:paraId="1D287D5E" w14:textId="77777777" w:rsidR="0064003E" w:rsidRDefault="0064003E" w:rsidP="0064003E">
      <w:pPr>
        <w:pStyle w:val="a5"/>
      </w:pPr>
      <w:r>
        <w:t>Evaluation:  I think "it is + adj. +(not) to do" is more formal than " you should (not) do"; perhaps "entirely" is more accurate than "fully".</w:t>
      </w:r>
    </w:p>
  </w:comment>
  <w:comment w:id="4" w:author="xi sheng" w:date="2024-05-06T10:30:00Z" w:initials="xs">
    <w:p w14:paraId="06E1135D" w14:textId="77777777" w:rsidR="0064003E" w:rsidRDefault="000562B2" w:rsidP="0064003E">
      <w:pPr>
        <w:pStyle w:val="a5"/>
      </w:pPr>
      <w:r>
        <w:rPr>
          <w:rStyle w:val="a4"/>
        </w:rPr>
        <w:annotationRef/>
      </w:r>
      <w:r w:rsidR="0064003E">
        <w:t>rationale: the level of the word should be formal.</w:t>
      </w:r>
    </w:p>
    <w:p w14:paraId="1C728FD4" w14:textId="77777777" w:rsidR="0064003E" w:rsidRDefault="0064003E" w:rsidP="0064003E">
      <w:pPr>
        <w:pStyle w:val="a5"/>
      </w:pPr>
      <w:r>
        <w:t>Evaluation: "composition" is more formal than “write”</w:t>
      </w:r>
    </w:p>
  </w:comment>
  <w:comment w:id="5" w:author="xi sheng" w:date="2024-05-06T10:38:00Z" w:initials="xs">
    <w:p w14:paraId="49C18B2B" w14:textId="77777777" w:rsidR="0064003E" w:rsidRDefault="00454718" w:rsidP="0064003E">
      <w:pPr>
        <w:pStyle w:val="a5"/>
      </w:pPr>
      <w:r>
        <w:rPr>
          <w:rStyle w:val="a4"/>
        </w:rPr>
        <w:annotationRef/>
      </w:r>
      <w:r w:rsidR="0064003E">
        <w:t>Rationale: avoid grammar mistakes; avoid run-on sentences; the words should be formal and accurate</w:t>
      </w:r>
    </w:p>
    <w:p w14:paraId="55923345" w14:textId="77777777" w:rsidR="0064003E" w:rsidRDefault="0064003E" w:rsidP="0064003E">
      <w:pPr>
        <w:pStyle w:val="a5"/>
      </w:pPr>
      <w:r>
        <w:t>Evaluation: the revision keep only one subject in the sentence ; adding ";" can avoid run-on sentences; a source of insight" is more formal and accurate than "enlightener" (I think "enlightener" is a bit awkward).</w:t>
      </w:r>
    </w:p>
  </w:comment>
  <w:comment w:id="6" w:author="xi sheng" w:date="2024-05-06T10:39:00Z" w:initials="xs">
    <w:p w14:paraId="4D3C9C2B" w14:textId="77777777" w:rsidR="0064003E" w:rsidRDefault="00002B45" w:rsidP="0064003E">
      <w:pPr>
        <w:pStyle w:val="a5"/>
      </w:pPr>
      <w:r>
        <w:rPr>
          <w:rStyle w:val="a4"/>
        </w:rPr>
        <w:annotationRef/>
      </w:r>
      <w:r w:rsidR="0064003E">
        <w:t>rationale: the level of the word should be formal.</w:t>
      </w:r>
    </w:p>
    <w:p w14:paraId="28C2C505" w14:textId="77777777" w:rsidR="0064003E" w:rsidRDefault="0064003E" w:rsidP="0064003E">
      <w:pPr>
        <w:pStyle w:val="a5"/>
      </w:pPr>
      <w:r>
        <w:t>Evaluation: "instance" is more formal than "example", but actually it does not make much difference.</w:t>
      </w:r>
    </w:p>
  </w:comment>
  <w:comment w:id="7" w:author="xi sheng" w:date="2024-05-06T10:40:00Z" w:initials="xs">
    <w:p w14:paraId="02CB3B2C" w14:textId="77777777" w:rsidR="0064003E" w:rsidRDefault="007E263F" w:rsidP="0064003E">
      <w:pPr>
        <w:pStyle w:val="a5"/>
      </w:pPr>
      <w:r>
        <w:rPr>
          <w:rStyle w:val="a4"/>
        </w:rPr>
        <w:annotationRef/>
      </w:r>
      <w:r w:rsidR="0064003E">
        <w:t>rationale: the level of the word should be formal.</w:t>
      </w:r>
    </w:p>
    <w:p w14:paraId="0B86A2D1" w14:textId="77777777" w:rsidR="0064003E" w:rsidRDefault="0064003E" w:rsidP="0064003E">
      <w:pPr>
        <w:pStyle w:val="a5"/>
      </w:pPr>
      <w:r>
        <w:t>Evaluation: "have difficulty doing" is more formal than "have no idea how to do"</w:t>
      </w:r>
    </w:p>
  </w:comment>
  <w:comment w:id="8" w:author="xi sheng" w:date="2024-05-06T10:41:00Z" w:initials="xs">
    <w:p w14:paraId="214E1EB6" w14:textId="77777777" w:rsidR="0064003E" w:rsidRDefault="00974F79" w:rsidP="0064003E">
      <w:pPr>
        <w:pStyle w:val="a5"/>
      </w:pPr>
      <w:r>
        <w:rPr>
          <w:rStyle w:val="a4"/>
        </w:rPr>
        <w:annotationRef/>
      </w:r>
      <w:r w:rsidR="0064003E">
        <w:t>rationale: avoid contractions</w:t>
      </w:r>
    </w:p>
    <w:p w14:paraId="0C1B38D4" w14:textId="77777777" w:rsidR="0064003E" w:rsidRDefault="0064003E" w:rsidP="0064003E">
      <w:pPr>
        <w:pStyle w:val="a5"/>
      </w:pPr>
      <w:r>
        <w:t>Evaluation: avoiding contractions makes the sentence more formal</w:t>
      </w:r>
    </w:p>
  </w:comment>
  <w:comment w:id="9" w:author="xi sheng" w:date="2024-05-06T10:44:00Z" w:initials="xs">
    <w:p w14:paraId="196F04C4" w14:textId="77777777" w:rsidR="0064003E" w:rsidRDefault="00031176" w:rsidP="0064003E">
      <w:pPr>
        <w:pStyle w:val="a5"/>
      </w:pPr>
      <w:r>
        <w:rPr>
          <w:rStyle w:val="a4"/>
        </w:rPr>
        <w:annotationRef/>
      </w:r>
      <w:r w:rsidR="0064003E">
        <w:t>rationale: accuracy</w:t>
      </w:r>
    </w:p>
    <w:p w14:paraId="1DDA70C6" w14:textId="77777777" w:rsidR="0064003E" w:rsidRDefault="0064003E" w:rsidP="0064003E">
      <w:pPr>
        <w:pStyle w:val="a5"/>
      </w:pPr>
      <w:r>
        <w:t>Evaluation: "try doing" put more strength on the consequence than "try to do"(I am not sure whether this revision is good)</w:t>
      </w:r>
    </w:p>
  </w:comment>
  <w:comment w:id="10" w:author="xi sheng" w:date="2024-05-06T10:44:00Z" w:initials="xs">
    <w:p w14:paraId="64312DC4" w14:textId="77777777" w:rsidR="0064003E" w:rsidRDefault="006B6615" w:rsidP="0064003E">
      <w:pPr>
        <w:pStyle w:val="a5"/>
      </w:pPr>
      <w:r>
        <w:rPr>
          <w:rStyle w:val="a4"/>
        </w:rPr>
        <w:annotationRef/>
      </w:r>
      <w:r w:rsidR="0064003E">
        <w:t xml:space="preserve">rationale: the level of the word should be formal; </w:t>
      </w:r>
    </w:p>
    <w:p w14:paraId="07073DB9" w14:textId="77777777" w:rsidR="0064003E" w:rsidRDefault="0064003E" w:rsidP="0064003E">
      <w:pPr>
        <w:pStyle w:val="a5"/>
      </w:pPr>
      <w:r>
        <w:t>Evaluation: "independently" is more formal than "by yourself"</w:t>
      </w:r>
    </w:p>
  </w:comment>
  <w:comment w:id="11" w:author="xi sheng" w:date="2024-05-06T10:48:00Z" w:initials="xs">
    <w:p w14:paraId="6F3E629B" w14:textId="77777777" w:rsidR="00C837FD" w:rsidRDefault="00044786" w:rsidP="00C837FD">
      <w:pPr>
        <w:pStyle w:val="a5"/>
      </w:pPr>
      <w:r>
        <w:rPr>
          <w:rStyle w:val="a4"/>
        </w:rPr>
        <w:annotationRef/>
      </w:r>
      <w:r w:rsidR="00C837FD">
        <w:t>rationale: grammar</w:t>
      </w:r>
    </w:p>
    <w:p w14:paraId="101F569D" w14:textId="77777777" w:rsidR="00C837FD" w:rsidRDefault="00C837FD" w:rsidP="00C837FD">
      <w:pPr>
        <w:pStyle w:val="a5"/>
      </w:pPr>
      <w:r>
        <w:t>Evaluation: I have already used "to" after "better", so there is no need to use another "to" here.</w:t>
      </w:r>
    </w:p>
  </w:comment>
  <w:comment w:id="12" w:author="xi sheng" w:date="2024-05-06T10:49:00Z" w:initials="xs">
    <w:p w14:paraId="64481316" w14:textId="77777777" w:rsidR="00C837FD" w:rsidRDefault="00E06AA9" w:rsidP="00C837FD">
      <w:pPr>
        <w:pStyle w:val="a5"/>
      </w:pPr>
      <w:r>
        <w:rPr>
          <w:rStyle w:val="a4"/>
        </w:rPr>
        <w:annotationRef/>
      </w:r>
      <w:r w:rsidR="00C837FD">
        <w:t>rationale: coherence</w:t>
      </w:r>
    </w:p>
    <w:p w14:paraId="1186E069" w14:textId="77777777" w:rsidR="00C837FD" w:rsidRDefault="00C837FD" w:rsidP="00C837FD">
      <w:pPr>
        <w:pStyle w:val="a5"/>
      </w:pPr>
      <w:r>
        <w:t>Evaluation: the rivision makes the sentences more coherent.</w:t>
      </w:r>
    </w:p>
  </w:comment>
  <w:comment w:id="13" w:author="xi sheng" w:date="2024-05-06T11:09:00Z" w:initials="xs">
    <w:p w14:paraId="3BB85F77" w14:textId="77777777" w:rsidR="00E4374F" w:rsidRDefault="00E4374F" w:rsidP="00E4374F">
      <w:pPr>
        <w:pStyle w:val="a5"/>
      </w:pPr>
      <w:r>
        <w:rPr>
          <w:rStyle w:val="a4"/>
        </w:rPr>
        <w:annotationRef/>
      </w:r>
      <w:r>
        <w:t>Rationale: the words should be formal</w:t>
      </w:r>
    </w:p>
    <w:p w14:paraId="11F3DA2A" w14:textId="77777777" w:rsidR="00E4374F" w:rsidRDefault="00E4374F" w:rsidP="00E4374F">
      <w:pPr>
        <w:pStyle w:val="a5"/>
      </w:pPr>
      <w:r>
        <w:t>Evaluation: I think the revision makes the sentence more formal and professional.</w:t>
      </w:r>
    </w:p>
  </w:comment>
  <w:comment w:id="14" w:author="xi sheng" w:date="2024-05-06T11:10:00Z" w:initials="xs">
    <w:p w14:paraId="7495417A" w14:textId="77777777" w:rsidR="007C3518" w:rsidRDefault="00E4374F" w:rsidP="007C3518">
      <w:pPr>
        <w:pStyle w:val="a5"/>
      </w:pPr>
      <w:r>
        <w:rPr>
          <w:rStyle w:val="a4"/>
        </w:rPr>
        <w:annotationRef/>
      </w:r>
      <w:r w:rsidR="007C3518">
        <w:t>Rationale: the words should be formal; conciseness.</w:t>
      </w:r>
    </w:p>
    <w:p w14:paraId="17474248" w14:textId="77777777" w:rsidR="007C3518" w:rsidRDefault="007C3518" w:rsidP="007C3518">
      <w:pPr>
        <w:pStyle w:val="a5"/>
      </w:pPr>
      <w:r>
        <w:t>Evaluation: I think the revision makes the sentence more formal and more concise.</w:t>
      </w:r>
    </w:p>
  </w:comment>
  <w:comment w:id="15" w:author="xi sheng" w:date="2024-05-06T11:13:00Z" w:initials="xs">
    <w:p w14:paraId="617323D1" w14:textId="77777777" w:rsidR="003F30CF" w:rsidRDefault="003F30CF" w:rsidP="003F30CF">
      <w:pPr>
        <w:pStyle w:val="a5"/>
      </w:pPr>
      <w:r>
        <w:rPr>
          <w:rStyle w:val="a4"/>
        </w:rPr>
        <w:annotationRef/>
      </w:r>
      <w:r>
        <w:t>Rational: politeness, courtesy</w:t>
      </w:r>
    </w:p>
    <w:p w14:paraId="2978E6D8" w14:textId="77777777" w:rsidR="003F30CF" w:rsidRDefault="003F30CF" w:rsidP="003F30CF">
      <w:pPr>
        <w:pStyle w:val="a5"/>
      </w:pPr>
      <w:r>
        <w:t>Evaluation: “will” is absolute while “may” is better.</w:t>
      </w:r>
    </w:p>
  </w:comment>
  <w:comment w:id="16" w:author="xi sheng" w:date="2024-05-06T11:14:00Z" w:initials="xs">
    <w:p w14:paraId="5AFE6A34" w14:textId="77777777" w:rsidR="003F30CF" w:rsidRDefault="003F30CF" w:rsidP="003F30CF">
      <w:pPr>
        <w:pStyle w:val="a5"/>
      </w:pPr>
      <w:r>
        <w:rPr>
          <w:rStyle w:val="a4"/>
        </w:rPr>
        <w:annotationRef/>
      </w:r>
      <w:r>
        <w:t>rationale: avoid contractions</w:t>
      </w:r>
    </w:p>
    <w:p w14:paraId="0BE9ECDA" w14:textId="77777777" w:rsidR="003F30CF" w:rsidRDefault="003F30CF" w:rsidP="003F30CF">
      <w:pPr>
        <w:pStyle w:val="a5"/>
      </w:pPr>
      <w:r>
        <w:t>Evaluation: avoiding contractions makes the sentence more formal</w:t>
      </w:r>
    </w:p>
  </w:comment>
  <w:comment w:id="17" w:author="xi sheng" w:date="2024-05-06T11:15:00Z" w:initials="xs">
    <w:p w14:paraId="69E40CD8" w14:textId="77777777" w:rsidR="00E3208A" w:rsidRDefault="00E3208A" w:rsidP="00E3208A">
      <w:pPr>
        <w:pStyle w:val="a5"/>
      </w:pPr>
      <w:r>
        <w:rPr>
          <w:rStyle w:val="a4"/>
        </w:rPr>
        <w:annotationRef/>
      </w:r>
      <w:r>
        <w:t>Rationale: accuracy</w:t>
      </w:r>
    </w:p>
    <w:p w14:paraId="7B63C13E" w14:textId="77777777" w:rsidR="00E3208A" w:rsidRDefault="00E3208A" w:rsidP="00E3208A">
      <w:pPr>
        <w:pStyle w:val="a5"/>
      </w:pPr>
      <w:r>
        <w:t>Evaluation : “possible errors” is more accurate than “mistakes” since there may be no mistakes.</w:t>
      </w:r>
    </w:p>
  </w:comment>
  <w:comment w:id="18" w:author="xi sheng" w:date="2024-05-06T11:17:00Z" w:initials="xs">
    <w:p w14:paraId="54DFD9FC" w14:textId="77777777" w:rsidR="004A0433" w:rsidRDefault="001A3BCF" w:rsidP="004A0433">
      <w:pPr>
        <w:pStyle w:val="a5"/>
      </w:pPr>
      <w:r>
        <w:rPr>
          <w:rStyle w:val="a4"/>
        </w:rPr>
        <w:annotationRef/>
      </w:r>
      <w:r w:rsidR="004A0433">
        <w:t>Rationale: accuracy</w:t>
      </w:r>
    </w:p>
    <w:p w14:paraId="31630F4F" w14:textId="77777777" w:rsidR="004A0433" w:rsidRDefault="004A0433" w:rsidP="004A0433">
      <w:pPr>
        <w:pStyle w:val="a5"/>
      </w:pPr>
      <w:r>
        <w:t>Evaluation : here "work" refers not to the work written entirely by yourself ,but the AI-revised one.</w:t>
      </w:r>
    </w:p>
  </w:comment>
  <w:comment w:id="19" w:author="xi sheng" w:date="2024-05-06T11:18:00Z" w:initials="xs">
    <w:p w14:paraId="71FEE60A" w14:textId="51D96290" w:rsidR="00F44186" w:rsidRDefault="00F44186" w:rsidP="00F44186">
      <w:pPr>
        <w:pStyle w:val="a5"/>
      </w:pPr>
      <w:r>
        <w:rPr>
          <w:rStyle w:val="a4"/>
        </w:rPr>
        <w:annotationRef/>
      </w:r>
      <w:r>
        <w:t>Rationale: more formal, more accurate</w:t>
      </w:r>
    </w:p>
    <w:p w14:paraId="064B8A8C" w14:textId="77777777" w:rsidR="00F44186" w:rsidRDefault="00F44186" w:rsidP="00F44186">
      <w:pPr>
        <w:pStyle w:val="a5"/>
      </w:pPr>
      <w:r>
        <w:t>Evaluation: I think “entirely” is more formal than “fully”</w:t>
      </w:r>
    </w:p>
  </w:comment>
  <w:comment w:id="21" w:author="Jiao LI" w:date="2024-05-01T12:22:00Z" w:initials="JL">
    <w:p w14:paraId="3B917ADC" w14:textId="61A317D5" w:rsidR="00D77A75" w:rsidRDefault="00D77A75" w:rsidP="00D77A75">
      <w:pPr>
        <w:pStyle w:val="a5"/>
      </w:pPr>
      <w:r>
        <w:rPr>
          <w:rStyle w:val="a4"/>
        </w:rPr>
        <w:annotationRef/>
      </w:r>
      <w:r>
        <w:t>Rationale: 因为我当时认为修改后的interaction比communication更正式；Evaluation：我现在觉得好像不改也可以，communication和interaction好像都可以用于学术英语写作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7CBF576" w15:done="0"/>
  <w15:commentEx w15:paraId="69FBDAFF" w15:done="0"/>
  <w15:commentEx w15:paraId="5A25BEE1" w15:done="0"/>
  <w15:commentEx w15:paraId="1D287D5E" w15:done="0"/>
  <w15:commentEx w15:paraId="1C728FD4" w15:done="0"/>
  <w15:commentEx w15:paraId="55923345" w15:done="0"/>
  <w15:commentEx w15:paraId="28C2C505" w15:done="0"/>
  <w15:commentEx w15:paraId="0B86A2D1" w15:done="0"/>
  <w15:commentEx w15:paraId="0C1B38D4" w15:done="0"/>
  <w15:commentEx w15:paraId="1DDA70C6" w15:done="0"/>
  <w15:commentEx w15:paraId="07073DB9" w15:done="0"/>
  <w15:commentEx w15:paraId="101F569D" w15:done="0"/>
  <w15:commentEx w15:paraId="1186E069" w15:done="0"/>
  <w15:commentEx w15:paraId="11F3DA2A" w15:done="0"/>
  <w15:commentEx w15:paraId="17474248" w15:done="0"/>
  <w15:commentEx w15:paraId="2978E6D8" w15:done="0"/>
  <w15:commentEx w15:paraId="0BE9ECDA" w15:done="0"/>
  <w15:commentEx w15:paraId="7B63C13E" w15:done="0"/>
  <w15:commentEx w15:paraId="31630F4F" w15:done="0"/>
  <w15:commentEx w15:paraId="064B8A8C" w15:done="0"/>
  <w15:commentEx w15:paraId="3B917A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B5E1CFC" w16cex:dateUtc="2024-05-06T02:06:00Z"/>
  <w16cex:commentExtensible w16cex:durableId="67930B94" w16cex:dateUtc="2024-05-06T02:13:00Z"/>
  <w16cex:commentExtensible w16cex:durableId="2E8C22F0" w16cex:dateUtc="2024-05-06T02:24:00Z"/>
  <w16cex:commentExtensible w16cex:durableId="6EBE40D7" w16cex:dateUtc="2024-05-06T02:28:00Z"/>
  <w16cex:commentExtensible w16cex:durableId="3402DCB9" w16cex:dateUtc="2024-05-06T02:30:00Z"/>
  <w16cex:commentExtensible w16cex:durableId="3250DBDB" w16cex:dateUtc="2024-05-06T02:38:00Z"/>
  <w16cex:commentExtensible w16cex:durableId="4C781EEF" w16cex:dateUtc="2024-05-06T02:39:00Z"/>
  <w16cex:commentExtensible w16cex:durableId="09FB2067" w16cex:dateUtc="2024-05-06T02:40:00Z"/>
  <w16cex:commentExtensible w16cex:durableId="46ABA0AA" w16cex:dateUtc="2024-05-06T02:41:00Z"/>
  <w16cex:commentExtensible w16cex:durableId="678BA4FC" w16cex:dateUtc="2024-05-06T02:44:00Z"/>
  <w16cex:commentExtensible w16cex:durableId="1D82943A" w16cex:dateUtc="2024-05-06T02:44:00Z"/>
  <w16cex:commentExtensible w16cex:durableId="6DFA5CFF" w16cex:dateUtc="2024-05-06T02:48:00Z"/>
  <w16cex:commentExtensible w16cex:durableId="31C0D35B" w16cex:dateUtc="2024-05-06T02:49:00Z"/>
  <w16cex:commentExtensible w16cex:durableId="463DCFD8" w16cex:dateUtc="2024-05-06T03:09:00Z"/>
  <w16cex:commentExtensible w16cex:durableId="33E32098" w16cex:dateUtc="2024-05-06T03:10:00Z"/>
  <w16cex:commentExtensible w16cex:durableId="62D514A6" w16cex:dateUtc="2024-05-06T03:13:00Z"/>
  <w16cex:commentExtensible w16cex:durableId="4EB2C6EC" w16cex:dateUtc="2024-05-06T03:14:00Z"/>
  <w16cex:commentExtensible w16cex:durableId="09533570" w16cex:dateUtc="2024-05-06T03:15:00Z"/>
  <w16cex:commentExtensible w16cex:durableId="1F75B52D" w16cex:dateUtc="2024-05-06T03:17:00Z"/>
  <w16cex:commentExtensible w16cex:durableId="5BB71213" w16cex:dateUtc="2024-05-06T03:18:00Z"/>
  <w16cex:commentExtensible w16cex:durableId="1770A315" w16cex:dateUtc="2024-05-01T04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7CBF576" w16cid:durableId="6B5E1CFC"/>
  <w16cid:commentId w16cid:paraId="69FBDAFF" w16cid:durableId="67930B94"/>
  <w16cid:commentId w16cid:paraId="5A25BEE1" w16cid:durableId="2E8C22F0"/>
  <w16cid:commentId w16cid:paraId="1D287D5E" w16cid:durableId="6EBE40D7"/>
  <w16cid:commentId w16cid:paraId="1C728FD4" w16cid:durableId="3402DCB9"/>
  <w16cid:commentId w16cid:paraId="55923345" w16cid:durableId="3250DBDB"/>
  <w16cid:commentId w16cid:paraId="28C2C505" w16cid:durableId="4C781EEF"/>
  <w16cid:commentId w16cid:paraId="0B86A2D1" w16cid:durableId="09FB2067"/>
  <w16cid:commentId w16cid:paraId="0C1B38D4" w16cid:durableId="46ABA0AA"/>
  <w16cid:commentId w16cid:paraId="1DDA70C6" w16cid:durableId="678BA4FC"/>
  <w16cid:commentId w16cid:paraId="07073DB9" w16cid:durableId="1D82943A"/>
  <w16cid:commentId w16cid:paraId="101F569D" w16cid:durableId="6DFA5CFF"/>
  <w16cid:commentId w16cid:paraId="1186E069" w16cid:durableId="31C0D35B"/>
  <w16cid:commentId w16cid:paraId="11F3DA2A" w16cid:durableId="463DCFD8"/>
  <w16cid:commentId w16cid:paraId="17474248" w16cid:durableId="33E32098"/>
  <w16cid:commentId w16cid:paraId="2978E6D8" w16cid:durableId="62D514A6"/>
  <w16cid:commentId w16cid:paraId="0BE9ECDA" w16cid:durableId="4EB2C6EC"/>
  <w16cid:commentId w16cid:paraId="7B63C13E" w16cid:durableId="09533570"/>
  <w16cid:commentId w16cid:paraId="31630F4F" w16cid:durableId="1F75B52D"/>
  <w16cid:commentId w16cid:paraId="064B8A8C" w16cid:durableId="5BB71213"/>
  <w16cid:commentId w16cid:paraId="3B917ADC" w16cid:durableId="1770A31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9D6FC5"/>
    <w:multiLevelType w:val="hybridMultilevel"/>
    <w:tmpl w:val="BA980B88"/>
    <w:lvl w:ilvl="0" w:tplc="42E817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451891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xi sheng">
    <w15:presenceInfo w15:providerId="Windows Live" w15:userId="b3919e0d8ca6a452"/>
  </w15:person>
  <w15:person w15:author="Jiao LI">
    <w15:presenceInfo w15:providerId="Windows Live" w15:userId="1237703a27f8f1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BAA"/>
    <w:rsid w:val="00002B45"/>
    <w:rsid w:val="00020AED"/>
    <w:rsid w:val="00031176"/>
    <w:rsid w:val="00044786"/>
    <w:rsid w:val="000562B2"/>
    <w:rsid w:val="000C6B09"/>
    <w:rsid w:val="001840EA"/>
    <w:rsid w:val="001A3BCF"/>
    <w:rsid w:val="0022382B"/>
    <w:rsid w:val="00260564"/>
    <w:rsid w:val="002F2FA1"/>
    <w:rsid w:val="00377BAA"/>
    <w:rsid w:val="003F30CF"/>
    <w:rsid w:val="0043048A"/>
    <w:rsid w:val="00454718"/>
    <w:rsid w:val="004A0433"/>
    <w:rsid w:val="005070D3"/>
    <w:rsid w:val="00553C7B"/>
    <w:rsid w:val="005938FF"/>
    <w:rsid w:val="0064003E"/>
    <w:rsid w:val="006B6615"/>
    <w:rsid w:val="006E06E9"/>
    <w:rsid w:val="00757279"/>
    <w:rsid w:val="007B2A1C"/>
    <w:rsid w:val="007C3518"/>
    <w:rsid w:val="007E263F"/>
    <w:rsid w:val="008A3AE0"/>
    <w:rsid w:val="008E33C7"/>
    <w:rsid w:val="00914745"/>
    <w:rsid w:val="00923E99"/>
    <w:rsid w:val="00974F79"/>
    <w:rsid w:val="00986261"/>
    <w:rsid w:val="00993891"/>
    <w:rsid w:val="009D0264"/>
    <w:rsid w:val="009F55B1"/>
    <w:rsid w:val="00A703AA"/>
    <w:rsid w:val="00AA1D3D"/>
    <w:rsid w:val="00B96277"/>
    <w:rsid w:val="00C837FD"/>
    <w:rsid w:val="00D053B6"/>
    <w:rsid w:val="00D40F77"/>
    <w:rsid w:val="00D52B64"/>
    <w:rsid w:val="00D70B69"/>
    <w:rsid w:val="00D77A75"/>
    <w:rsid w:val="00DC4F2E"/>
    <w:rsid w:val="00DE264A"/>
    <w:rsid w:val="00E06AA9"/>
    <w:rsid w:val="00E3208A"/>
    <w:rsid w:val="00E4374F"/>
    <w:rsid w:val="00E53AAC"/>
    <w:rsid w:val="00E84584"/>
    <w:rsid w:val="00EB3987"/>
    <w:rsid w:val="00EE1EDC"/>
    <w:rsid w:val="00F44186"/>
    <w:rsid w:val="00F5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A089F"/>
  <w15:chartTrackingRefBased/>
  <w15:docId w15:val="{D9C84EA6-8115-4E01-85C5-6B5829B32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D77A75"/>
  </w:style>
  <w:style w:type="character" w:styleId="a4">
    <w:name w:val="annotation reference"/>
    <w:basedOn w:val="a0"/>
    <w:uiPriority w:val="99"/>
    <w:semiHidden/>
    <w:unhideWhenUsed/>
    <w:rsid w:val="00D77A75"/>
    <w:rPr>
      <w:sz w:val="21"/>
      <w:szCs w:val="21"/>
    </w:rPr>
  </w:style>
  <w:style w:type="paragraph" w:styleId="a5">
    <w:name w:val="annotation text"/>
    <w:basedOn w:val="a"/>
    <w:link w:val="a6"/>
    <w:uiPriority w:val="99"/>
    <w:unhideWhenUsed/>
    <w:rsid w:val="00D77A75"/>
    <w:pPr>
      <w:jc w:val="left"/>
    </w:pPr>
  </w:style>
  <w:style w:type="character" w:customStyle="1" w:styleId="a6">
    <w:name w:val="批注文字 字符"/>
    <w:basedOn w:val="a0"/>
    <w:link w:val="a5"/>
    <w:uiPriority w:val="99"/>
    <w:rsid w:val="00D77A75"/>
  </w:style>
  <w:style w:type="paragraph" w:styleId="a7">
    <w:name w:val="annotation subject"/>
    <w:basedOn w:val="a5"/>
    <w:next w:val="a5"/>
    <w:link w:val="a8"/>
    <w:uiPriority w:val="99"/>
    <w:semiHidden/>
    <w:unhideWhenUsed/>
    <w:rsid w:val="00D77A75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D77A75"/>
    <w:rPr>
      <w:b/>
      <w:bCs/>
    </w:rPr>
  </w:style>
  <w:style w:type="paragraph" w:styleId="a9">
    <w:name w:val="List Paragraph"/>
    <w:basedOn w:val="a"/>
    <w:uiPriority w:val="34"/>
    <w:qFormat/>
    <w:rsid w:val="005938FF"/>
    <w:pPr>
      <w:ind w:firstLineChars="200" w:firstLine="420"/>
    </w:pPr>
  </w:style>
  <w:style w:type="character" w:customStyle="1" w:styleId="cf01">
    <w:name w:val="cf01"/>
    <w:basedOn w:val="a0"/>
    <w:rsid w:val="00AA1D3D"/>
    <w:rPr>
      <w:rFonts w:ascii="Microsoft YaHei UI" w:eastAsia="Microsoft YaHei UI" w:hAnsi="Microsoft YaHei UI" w:hint="eastAsia"/>
      <w:sz w:val="18"/>
      <w:szCs w:val="18"/>
    </w:rPr>
  </w:style>
  <w:style w:type="paragraph" w:customStyle="1" w:styleId="pf0">
    <w:name w:val="pf0"/>
    <w:basedOn w:val="a"/>
    <w:rsid w:val="00AA1D3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cf11">
    <w:name w:val="cf11"/>
    <w:basedOn w:val="a0"/>
    <w:rsid w:val="0064003E"/>
    <w:rPr>
      <w:rFonts w:ascii="Microsoft YaHei UI" w:eastAsia="Microsoft YaHei UI" w:hAnsi="Microsoft YaHei UI" w:hint="eastAs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9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Jiao LI</dc:creator>
  <cp:keywords/>
  <dc:description/>
  <cp:lastModifiedBy>xi sheng</cp:lastModifiedBy>
  <cp:revision>45</cp:revision>
  <dcterms:created xsi:type="dcterms:W3CDTF">2024-05-05T01:45:00Z</dcterms:created>
  <dcterms:modified xsi:type="dcterms:W3CDTF">2024-05-06T03:35:00Z</dcterms:modified>
</cp:coreProperties>
</file>